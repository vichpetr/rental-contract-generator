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FCBEA" w14:textId="7CDBBE6D" w:rsidR="00E84449" w:rsidRPr="002D13B2" w:rsidRDefault="002D13B2" w:rsidP="002D13B2">
      <w:pPr>
        <w:autoSpaceDE w:val="0"/>
        <w:spacing w:line="276" w:lineRule="auto"/>
        <w:jc w:val="center"/>
        <w:rPr>
          <w:rFonts w:cs="Arial"/>
          <w:color w:val="040000"/>
          <w:sz w:val="10"/>
          <w:szCs w:val="21"/>
        </w:rPr>
      </w:pPr>
      <w:r>
        <w:rPr>
          <w:rFonts w:cs="Arial"/>
          <w:b/>
          <w:bCs/>
          <w:noProof/>
          <w:color w:val="040000"/>
          <w:spacing w:val="38"/>
          <w:sz w:val="35"/>
          <w:szCs w:val="35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525640C" wp14:editId="119C4139">
                <wp:simplePos x="0" y="0"/>
                <wp:positionH relativeFrom="column">
                  <wp:posOffset>-18892</wp:posOffset>
                </wp:positionH>
                <wp:positionV relativeFrom="paragraph">
                  <wp:posOffset>8504121</wp:posOffset>
                </wp:positionV>
                <wp:extent cx="5922280" cy="772265"/>
                <wp:effectExtent l="0" t="0" r="8890" b="15240"/>
                <wp:wrapNone/>
                <wp:docPr id="22802996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2280" cy="7722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4A605EC" w14:textId="77777777" w:rsidR="002D13B2" w:rsidRDefault="002D13B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525640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1.5pt;margin-top:669.6pt;width:466.3pt;height:60.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" fillcolor="white [3201]" strokeweight=".5pt">
                <v:textbox>
                  <w:txbxContent>
                    <w:p w14:paraId="14A605EC" w14:textId="77777777" w:rsidR="002D13B2" w:rsidRDefault="002D13B2"/>
                  </w:txbxContent>
                </v:textbox>
              </v:shape>
            </w:pict>
          </mc:Fallback>
        </mc:AlternateContent>
      </w:r>
      <w:r w:rsidR="00E84449" w:rsidRPr="00562655">
        <w:rPr>
          <w:rFonts w:cs="Arial"/>
          <w:b/>
          <w:bCs/>
          <w:color w:val="040000"/>
          <w:spacing w:val="38"/>
          <w:sz w:val="35"/>
          <w:szCs w:val="35"/>
        </w:rPr>
        <w:t>Nájemn</w:t>
      </w:r>
      <w:r w:rsidR="00562655" w:rsidRPr="00562655">
        <w:rPr>
          <w:rFonts w:cs="Arial"/>
          <w:b/>
          <w:bCs/>
          <w:color w:val="16100B"/>
          <w:spacing w:val="38"/>
          <w:sz w:val="35"/>
          <w:szCs w:val="35"/>
        </w:rPr>
        <w:t xml:space="preserve">í </w:t>
      </w:r>
      <w:r w:rsidR="00E84449" w:rsidRPr="00562655">
        <w:rPr>
          <w:rFonts w:cs="Arial"/>
          <w:b/>
          <w:bCs/>
          <w:color w:val="040000"/>
          <w:spacing w:val="38"/>
          <w:sz w:val="35"/>
          <w:szCs w:val="35"/>
        </w:rPr>
        <w:t>smlouva</w:t>
      </w:r>
      <w:r w:rsidR="003F140C">
        <w:rPr>
          <w:rFonts w:cs="Arial"/>
          <w:b/>
          <w:bCs/>
          <w:color w:val="040000"/>
          <w:spacing w:val="38"/>
          <w:sz w:val="35"/>
          <w:szCs w:val="35"/>
        </w:rPr>
        <w:t xml:space="preserve"> – pronájem </w:t>
      </w:r>
      <w:r w:rsidR="000832F9">
        <w:rPr>
          <w:rFonts w:cs="Arial"/>
          <w:b/>
          <w:bCs/>
          <w:color w:val="040000"/>
          <w:spacing w:val="38"/>
          <w:sz w:val="35"/>
          <w:szCs w:val="35"/>
        </w:rPr>
        <w:t>bytu</w:t>
      </w:r>
      <w:r w:rsidR="009E6821">
        <w:rPr>
          <w:rFonts w:cs="Arial"/>
          <w:b/>
          <w:bCs/>
          <w:color w:val="040000"/>
          <w:sz w:val="35"/>
          <w:szCs w:val="35"/>
        </w:rPr>
        <w:br/>
      </w:r>
      <w:r w:rsidR="00B72260" w:rsidRPr="00B72260">
        <w:rPr>
          <w:rFonts w:cs="Arial"/>
          <w:color w:val="040000"/>
          <w:sz w:val="22"/>
          <w:szCs w:val="21"/>
        </w:rPr>
        <w:t xml:space="preserve"> </w:t>
      </w:r>
      <w:r w:rsidR="00B72260" w:rsidRPr="00B72260">
        <w:rPr>
          <w:rFonts w:cs="Arial"/>
          <w:color w:val="040000"/>
          <w:sz w:val="8"/>
          <w:szCs w:val="21"/>
        </w:rPr>
        <w:br/>
      </w:r>
      <w:r w:rsidR="00E84449" w:rsidRPr="004B23FA">
        <w:rPr>
          <w:rFonts w:cs="Arial"/>
          <w:color w:val="040000"/>
          <w:sz w:val="16"/>
          <w:szCs w:val="21"/>
        </w:rPr>
        <w:t>dle § 2235 a násl. zákona č. 89/2012 Sb., občanského zákoníku, ve znění pozdějších předpisů (dále jen občanský zákoník)</w:t>
      </w:r>
    </w:p>
    <w:tbl>
      <w:tblPr>
        <w:tblStyle w:val="TableGrid"/>
        <w:tblW w:w="92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26"/>
        <w:gridCol w:w="346"/>
        <w:gridCol w:w="104"/>
        <w:gridCol w:w="719"/>
        <w:gridCol w:w="65"/>
        <w:gridCol w:w="210"/>
        <w:gridCol w:w="274"/>
        <w:gridCol w:w="1056"/>
        <w:gridCol w:w="840"/>
        <w:gridCol w:w="1170"/>
        <w:gridCol w:w="360"/>
        <w:gridCol w:w="226"/>
        <w:gridCol w:w="1226"/>
        <w:gridCol w:w="711"/>
        <w:gridCol w:w="552"/>
      </w:tblGrid>
      <w:tr w:rsidR="00104C47" w14:paraId="269BE83C" w14:textId="77777777" w:rsidTr="007F08A9">
        <w:tc>
          <w:tcPr>
            <w:tcW w:w="9285" w:type="dxa"/>
            <w:gridSpan w:val="15"/>
            <w:tcBorders>
              <w:top w:val="single" w:sz="18" w:space="0" w:color="auto"/>
              <w:bottom w:val="single" w:sz="4" w:space="0" w:color="auto"/>
            </w:tcBorders>
            <w:tcMar>
              <w:top w:w="142" w:type="dxa"/>
              <w:bottom w:w="113" w:type="dxa"/>
            </w:tcMar>
          </w:tcPr>
          <w:p w14:paraId="65D1DFAD" w14:textId="77777777" w:rsidR="00104C47" w:rsidRPr="00104C47" w:rsidRDefault="00104C47" w:rsidP="00104C47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sz w:val="16"/>
              </w:rPr>
            </w:pPr>
            <w:r w:rsidRPr="00104C47">
              <w:rPr>
                <w:b/>
              </w:rPr>
              <w:t>SMLUVNÍ STRANY</w:t>
            </w:r>
          </w:p>
        </w:tc>
      </w:tr>
      <w:tr w:rsidR="00FD1B23" w14:paraId="0A023797" w14:textId="77777777" w:rsidTr="007F08A9">
        <w:tc>
          <w:tcPr>
            <w:tcW w:w="1426" w:type="dxa"/>
            <w:tcBorders>
              <w:bottom w:val="single" w:sz="4" w:space="0" w:color="auto"/>
            </w:tcBorders>
            <w:tcMar>
              <w:top w:w="113" w:type="dxa"/>
            </w:tcMar>
          </w:tcPr>
          <w:p w14:paraId="5D6F425C" w14:textId="77777777" w:rsidR="00FD1B23" w:rsidRPr="00FD1B23" w:rsidRDefault="00FD1B23" w:rsidP="00085C39">
            <w:pPr>
              <w:spacing w:line="240" w:lineRule="auto"/>
              <w:rPr>
                <w:b/>
              </w:rPr>
            </w:pPr>
            <w:r w:rsidRPr="001E3667">
              <w:rPr>
                <w:b/>
                <w:sz w:val="18"/>
              </w:rPr>
              <w:t>Pronajímatel:</w:t>
            </w:r>
          </w:p>
        </w:tc>
        <w:tc>
          <w:tcPr>
            <w:tcW w:w="7859" w:type="dxa"/>
            <w:gridSpan w:val="14"/>
            <w:tcBorders>
              <w:bottom w:val="single" w:sz="4" w:space="0" w:color="auto"/>
            </w:tcBorders>
            <w:tcMar>
              <w:top w:w="113" w:type="dxa"/>
              <w:bottom w:w="142" w:type="dxa"/>
            </w:tcMar>
          </w:tcPr>
          <w:p w14:paraId="7D1D8614" w14:textId="11A3210D" w:rsidR="0025681F" w:rsidRPr="0025681F" w:rsidRDefault="00FC49CA" w:rsidP="0025681F">
            <w:pPr>
              <w:spacing w:line="240" w:lineRule="auto"/>
              <w:rPr>
                <w:sz w:val="16"/>
              </w:rPr>
            </w:pPr>
            <w:r>
              <w:rPr>
                <w:sz w:val="16"/>
              </w:rPr>
              <w:t>Petr Vích</w:t>
            </w:r>
            <w:r w:rsidR="0025681F" w:rsidRPr="0025681F">
              <w:rPr>
                <w:sz w:val="16"/>
              </w:rPr>
              <w:t>, narozen</w:t>
            </w:r>
            <w:r w:rsidR="00336649">
              <w:rPr>
                <w:sz w:val="16"/>
              </w:rPr>
              <w:t>(a)</w:t>
            </w:r>
            <w:r w:rsidR="0025681F" w:rsidRPr="0025681F">
              <w:rPr>
                <w:sz w:val="16"/>
              </w:rPr>
              <w:t xml:space="preserve"> </w:t>
            </w:r>
            <w:r>
              <w:rPr>
                <w:sz w:val="16"/>
              </w:rPr>
              <w:t>25.11.1989</w:t>
            </w:r>
          </w:p>
          <w:p w14:paraId="70ADB08A" w14:textId="6998F987" w:rsidR="0025681F" w:rsidRPr="0025681F" w:rsidRDefault="0025681F" w:rsidP="0025681F">
            <w:pPr>
              <w:spacing w:line="240" w:lineRule="auto"/>
              <w:rPr>
                <w:sz w:val="16"/>
              </w:rPr>
            </w:pPr>
            <w:r w:rsidRPr="0025681F">
              <w:rPr>
                <w:sz w:val="16"/>
              </w:rPr>
              <w:t xml:space="preserve">Trvale bytem: </w:t>
            </w:r>
            <w:r w:rsidR="00FC49CA">
              <w:rPr>
                <w:sz w:val="16"/>
              </w:rPr>
              <w:t>Vosmíkových 1683/15, Praha 8</w:t>
            </w:r>
          </w:p>
          <w:p w14:paraId="14CEACF1" w14:textId="4ADE21DE" w:rsidR="00640912" w:rsidRPr="00640912" w:rsidRDefault="0025681F" w:rsidP="0025681F">
            <w:pPr>
              <w:spacing w:line="240" w:lineRule="auto"/>
              <w:rPr>
                <w:sz w:val="16"/>
              </w:rPr>
            </w:pPr>
            <w:r w:rsidRPr="0025681F">
              <w:rPr>
                <w:sz w:val="16"/>
              </w:rPr>
              <w:t xml:space="preserve">Telefon: </w:t>
            </w:r>
            <w:r w:rsidR="00FC49CA">
              <w:rPr>
                <w:sz w:val="16"/>
              </w:rPr>
              <w:t>728978677</w:t>
            </w:r>
            <w:r w:rsidRPr="0025681F">
              <w:rPr>
                <w:sz w:val="16"/>
              </w:rPr>
              <w:t xml:space="preserve">, e-mail: </w:t>
            </w:r>
            <w:r w:rsidR="00FC49CA">
              <w:rPr>
                <w:sz w:val="16"/>
              </w:rPr>
              <w:t>vichpetr@gmail.com</w:t>
            </w:r>
          </w:p>
        </w:tc>
      </w:tr>
      <w:tr w:rsidR="00FD1B23" w14:paraId="36091078" w14:textId="77777777" w:rsidTr="007F08A9">
        <w:trPr>
          <w:trHeight w:hRule="exact" w:val="113"/>
        </w:trPr>
        <w:tc>
          <w:tcPr>
            <w:tcW w:w="1426" w:type="dxa"/>
            <w:tcBorders>
              <w:top w:val="single" w:sz="4" w:space="0" w:color="auto"/>
            </w:tcBorders>
          </w:tcPr>
          <w:p w14:paraId="578FAE3F" w14:textId="77777777" w:rsidR="00FD1B23" w:rsidRPr="006649E1" w:rsidRDefault="00FD1B23" w:rsidP="00085C39">
            <w:pPr>
              <w:spacing w:line="240" w:lineRule="auto"/>
              <w:rPr>
                <w:sz w:val="12"/>
              </w:rPr>
            </w:pPr>
          </w:p>
        </w:tc>
        <w:tc>
          <w:tcPr>
            <w:tcW w:w="7859" w:type="dxa"/>
            <w:gridSpan w:val="14"/>
            <w:tcBorders>
              <w:top w:val="single" w:sz="4" w:space="0" w:color="auto"/>
            </w:tcBorders>
          </w:tcPr>
          <w:p w14:paraId="4ED8D46D" w14:textId="77777777" w:rsidR="00FD1B23" w:rsidRPr="006649E1" w:rsidRDefault="00FD1B23" w:rsidP="00085C39">
            <w:pPr>
              <w:spacing w:line="240" w:lineRule="auto"/>
              <w:rPr>
                <w:sz w:val="12"/>
              </w:rPr>
            </w:pPr>
          </w:p>
        </w:tc>
      </w:tr>
      <w:tr w:rsidR="00FD1B23" w14:paraId="6AB34CF5" w14:textId="77777777" w:rsidTr="007F08A9">
        <w:tc>
          <w:tcPr>
            <w:tcW w:w="1426" w:type="dxa"/>
          </w:tcPr>
          <w:p w14:paraId="67FBA53F" w14:textId="77777777" w:rsidR="00FD1B23" w:rsidRPr="00FD1B23" w:rsidRDefault="00FD1B23" w:rsidP="00FD1B23">
            <w:pPr>
              <w:spacing w:line="240" w:lineRule="auto"/>
              <w:rPr>
                <w:b/>
              </w:rPr>
            </w:pPr>
            <w:r w:rsidRPr="00FD1B23">
              <w:rPr>
                <w:b/>
              </w:rPr>
              <w:t>Nájemce:</w:t>
            </w:r>
          </w:p>
        </w:tc>
        <w:tc>
          <w:tcPr>
            <w:tcW w:w="1718" w:type="dxa"/>
            <w:gridSpan w:val="6"/>
            <w:tcBorders>
              <w:right w:val="single" w:sz="4" w:space="0" w:color="D0CECE" w:themeColor="background2" w:themeShade="E6"/>
            </w:tcBorders>
            <w:tcMar>
              <w:top w:w="85" w:type="dxa"/>
              <w:bottom w:w="85" w:type="dxa"/>
            </w:tcMar>
          </w:tcPr>
          <w:p w14:paraId="7787E2F7" w14:textId="77777777" w:rsidR="00FD1B23" w:rsidRPr="003B539B" w:rsidRDefault="00FD1B23" w:rsidP="006649E1">
            <w:pPr>
              <w:spacing w:line="240" w:lineRule="auto"/>
            </w:pPr>
            <w:r w:rsidRPr="003B539B">
              <w:t>Jméno:</w:t>
            </w:r>
          </w:p>
        </w:tc>
        <w:tc>
          <w:tcPr>
            <w:tcW w:w="6141" w:type="dxa"/>
            <w:gridSpan w:val="8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</w:tcBorders>
            <w:tcMar>
              <w:top w:w="85" w:type="dxa"/>
              <w:bottom w:w="85" w:type="dxa"/>
            </w:tcMar>
          </w:tcPr>
          <w:p w14:paraId="42149FC6" w14:textId="036D7E12" w:rsidR="00DB516D" w:rsidRDefault="00DB516D" w:rsidP="006649E1">
            <w:pPr>
              <w:spacing w:line="240" w:lineRule="auto"/>
            </w:pPr>
          </w:p>
        </w:tc>
      </w:tr>
      <w:tr w:rsidR="00C220E3" w14:paraId="5D432ACA" w14:textId="77777777" w:rsidTr="007F08A9">
        <w:trPr>
          <w:trHeight w:val="185"/>
        </w:trPr>
        <w:tc>
          <w:tcPr>
            <w:tcW w:w="1426" w:type="dxa"/>
          </w:tcPr>
          <w:p w14:paraId="650ABF66" w14:textId="77777777" w:rsidR="00C220E3" w:rsidRDefault="00C220E3" w:rsidP="00C220E3">
            <w:pPr>
              <w:spacing w:line="240" w:lineRule="auto"/>
            </w:pPr>
          </w:p>
        </w:tc>
        <w:tc>
          <w:tcPr>
            <w:tcW w:w="1718" w:type="dxa"/>
            <w:gridSpan w:val="6"/>
            <w:tcBorders>
              <w:right w:val="single" w:sz="4" w:space="0" w:color="D0CECE" w:themeColor="background2" w:themeShade="E6"/>
            </w:tcBorders>
            <w:tcMar>
              <w:top w:w="85" w:type="dxa"/>
              <w:bottom w:w="85" w:type="dxa"/>
            </w:tcMar>
          </w:tcPr>
          <w:p w14:paraId="4CE9089C" w14:textId="77777777" w:rsidR="00C220E3" w:rsidRPr="003B539B" w:rsidRDefault="00C220E3" w:rsidP="00C220E3">
            <w:pPr>
              <w:spacing w:line="240" w:lineRule="auto"/>
            </w:pPr>
            <w:r w:rsidRPr="003B539B">
              <w:t xml:space="preserve">Trvale bytem: </w:t>
            </w:r>
          </w:p>
        </w:tc>
        <w:tc>
          <w:tcPr>
            <w:tcW w:w="6141" w:type="dxa"/>
            <w:gridSpan w:val="8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</w:tcBorders>
            <w:tcMar>
              <w:top w:w="85" w:type="dxa"/>
              <w:bottom w:w="85" w:type="dxa"/>
            </w:tcMar>
          </w:tcPr>
          <w:p w14:paraId="7A31F836" w14:textId="183A0AED" w:rsidR="00C220E3" w:rsidRDefault="00C220E3" w:rsidP="00C220E3">
            <w:pPr>
              <w:spacing w:line="240" w:lineRule="auto"/>
            </w:pPr>
          </w:p>
        </w:tc>
      </w:tr>
      <w:tr w:rsidR="00C220E3" w14:paraId="0A676199" w14:textId="77777777" w:rsidTr="002D13B2">
        <w:tc>
          <w:tcPr>
            <w:tcW w:w="1426" w:type="dxa"/>
          </w:tcPr>
          <w:p w14:paraId="3F8D3147" w14:textId="77777777" w:rsidR="00C220E3" w:rsidRDefault="00C220E3" w:rsidP="00C220E3">
            <w:pPr>
              <w:spacing w:line="240" w:lineRule="auto"/>
            </w:pPr>
          </w:p>
        </w:tc>
        <w:tc>
          <w:tcPr>
            <w:tcW w:w="1718" w:type="dxa"/>
            <w:gridSpan w:val="6"/>
            <w:tcBorders>
              <w:right w:val="single" w:sz="2" w:space="0" w:color="D0CECE" w:themeColor="background2" w:themeShade="E6"/>
            </w:tcBorders>
            <w:tcMar>
              <w:top w:w="85" w:type="dxa"/>
              <w:bottom w:w="85" w:type="dxa"/>
            </w:tcMar>
          </w:tcPr>
          <w:p w14:paraId="0F61FC89" w14:textId="1630CA86" w:rsidR="00C220E3" w:rsidRPr="003B539B" w:rsidRDefault="00402AC8" w:rsidP="00C220E3">
            <w:pPr>
              <w:spacing w:line="240" w:lineRule="auto"/>
            </w:pPr>
            <w:r>
              <w:t>N</w:t>
            </w:r>
            <w:r w:rsidR="00C220E3" w:rsidRPr="003B539B">
              <w:t>arozen(a):</w:t>
            </w:r>
          </w:p>
        </w:tc>
        <w:tc>
          <w:tcPr>
            <w:tcW w:w="1896" w:type="dxa"/>
            <w:gridSpan w:val="2"/>
            <w:tcBorders>
              <w:top w:val="single" w:sz="4" w:space="0" w:color="D0CECE" w:themeColor="background2" w:themeShade="E6"/>
              <w:left w:val="single" w:sz="2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tcMar>
              <w:top w:w="85" w:type="dxa"/>
              <w:bottom w:w="85" w:type="dxa"/>
            </w:tcMar>
          </w:tcPr>
          <w:p w14:paraId="6D991292" w14:textId="0952FBA0" w:rsidR="00C220E3" w:rsidRDefault="00C220E3" w:rsidP="00C220E3">
            <w:pPr>
              <w:spacing w:line="240" w:lineRule="auto"/>
            </w:pPr>
          </w:p>
        </w:tc>
        <w:tc>
          <w:tcPr>
            <w:tcW w:w="1530" w:type="dxa"/>
            <w:gridSpan w:val="2"/>
            <w:tcBorders>
              <w:left w:val="single" w:sz="4" w:space="0" w:color="D0CECE" w:themeColor="background2" w:themeShade="E6"/>
              <w:right w:val="single" w:sz="4" w:space="0" w:color="D0CECE" w:themeColor="background2" w:themeShade="E6"/>
            </w:tcBorders>
            <w:tcMar>
              <w:top w:w="85" w:type="dxa"/>
              <w:bottom w:w="85" w:type="dxa"/>
            </w:tcMar>
          </w:tcPr>
          <w:p w14:paraId="46A895A4" w14:textId="5596DCE6" w:rsidR="00C220E3" w:rsidRDefault="00C220E3" w:rsidP="00C220E3">
            <w:pPr>
              <w:spacing w:line="240" w:lineRule="auto"/>
            </w:pPr>
            <w:r>
              <w:t xml:space="preserve">Číslo </w:t>
            </w:r>
            <w:r w:rsidR="00D9477F">
              <w:t>dokladu</w:t>
            </w:r>
            <w:r>
              <w:t>:</w:t>
            </w:r>
          </w:p>
        </w:tc>
        <w:tc>
          <w:tcPr>
            <w:tcW w:w="2715" w:type="dxa"/>
            <w:gridSpan w:val="4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</w:tcBorders>
            <w:tcMar>
              <w:top w:w="85" w:type="dxa"/>
              <w:bottom w:w="85" w:type="dxa"/>
            </w:tcMar>
          </w:tcPr>
          <w:p w14:paraId="49A91797" w14:textId="020E4966" w:rsidR="00C220E3" w:rsidRDefault="00C220E3" w:rsidP="00C220E3">
            <w:pPr>
              <w:spacing w:line="240" w:lineRule="auto"/>
            </w:pPr>
          </w:p>
        </w:tc>
      </w:tr>
      <w:tr w:rsidR="00C220E3" w14:paraId="0E1F299A" w14:textId="77777777" w:rsidTr="002D13B2">
        <w:tc>
          <w:tcPr>
            <w:tcW w:w="1426" w:type="dxa"/>
            <w:tcBorders>
              <w:bottom w:val="single" w:sz="18" w:space="0" w:color="auto"/>
            </w:tcBorders>
          </w:tcPr>
          <w:p w14:paraId="6CD2A544" w14:textId="77777777" w:rsidR="00C220E3" w:rsidRDefault="00C220E3" w:rsidP="00C220E3">
            <w:pPr>
              <w:spacing w:line="240" w:lineRule="auto"/>
            </w:pPr>
          </w:p>
        </w:tc>
        <w:tc>
          <w:tcPr>
            <w:tcW w:w="1718" w:type="dxa"/>
            <w:gridSpan w:val="6"/>
            <w:tcBorders>
              <w:bottom w:val="single" w:sz="18" w:space="0" w:color="auto"/>
              <w:right w:val="single" w:sz="2" w:space="0" w:color="D0CECE" w:themeColor="background2" w:themeShade="E6"/>
            </w:tcBorders>
            <w:tcMar>
              <w:top w:w="85" w:type="dxa"/>
              <w:bottom w:w="85" w:type="dxa"/>
            </w:tcMar>
          </w:tcPr>
          <w:p w14:paraId="19DDF35E" w14:textId="77777777" w:rsidR="00C220E3" w:rsidRPr="003B539B" w:rsidRDefault="00C220E3" w:rsidP="00C220E3">
            <w:pPr>
              <w:spacing w:line="240" w:lineRule="auto"/>
            </w:pPr>
            <w:r w:rsidRPr="003B539B">
              <w:t>Telefon:</w:t>
            </w:r>
          </w:p>
        </w:tc>
        <w:tc>
          <w:tcPr>
            <w:tcW w:w="1896" w:type="dxa"/>
            <w:gridSpan w:val="2"/>
            <w:tcBorders>
              <w:top w:val="single" w:sz="4" w:space="0" w:color="D0CECE" w:themeColor="background2" w:themeShade="E6"/>
              <w:left w:val="single" w:sz="2" w:space="0" w:color="D0CECE" w:themeColor="background2" w:themeShade="E6"/>
              <w:bottom w:val="single" w:sz="18" w:space="0" w:color="auto"/>
              <w:right w:val="single" w:sz="4" w:space="0" w:color="D0CECE" w:themeColor="background2" w:themeShade="E6"/>
            </w:tcBorders>
            <w:tcMar>
              <w:top w:w="85" w:type="dxa"/>
              <w:bottom w:w="85" w:type="dxa"/>
            </w:tcMar>
          </w:tcPr>
          <w:p w14:paraId="37A2FA5E" w14:textId="01E1032B" w:rsidR="00C220E3" w:rsidRDefault="00C220E3" w:rsidP="00D9477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0"/>
              <w:autoSpaceDE w:val="0"/>
              <w:autoSpaceDN w:val="0"/>
              <w:adjustRightInd w:val="0"/>
              <w:spacing w:line="360" w:lineRule="exact"/>
            </w:pPr>
          </w:p>
        </w:tc>
        <w:tc>
          <w:tcPr>
            <w:tcW w:w="1530" w:type="dxa"/>
            <w:gridSpan w:val="2"/>
            <w:tcBorders>
              <w:left w:val="single" w:sz="4" w:space="0" w:color="D0CECE" w:themeColor="background2" w:themeShade="E6"/>
              <w:bottom w:val="single" w:sz="18" w:space="0" w:color="auto"/>
              <w:right w:val="single" w:sz="4" w:space="0" w:color="D0CECE" w:themeColor="background2" w:themeShade="E6"/>
            </w:tcBorders>
            <w:tcMar>
              <w:top w:w="85" w:type="dxa"/>
              <w:bottom w:w="85" w:type="dxa"/>
            </w:tcMar>
          </w:tcPr>
          <w:p w14:paraId="1B905840" w14:textId="77777777" w:rsidR="00C220E3" w:rsidRDefault="00C220E3" w:rsidP="00C220E3">
            <w:pPr>
              <w:spacing w:line="240" w:lineRule="auto"/>
            </w:pPr>
            <w:r>
              <w:t>E-mail:</w:t>
            </w:r>
          </w:p>
        </w:tc>
        <w:tc>
          <w:tcPr>
            <w:tcW w:w="2715" w:type="dxa"/>
            <w:gridSpan w:val="4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18" w:space="0" w:color="auto"/>
            </w:tcBorders>
            <w:tcMar>
              <w:top w:w="85" w:type="dxa"/>
              <w:bottom w:w="85" w:type="dxa"/>
            </w:tcMar>
          </w:tcPr>
          <w:p w14:paraId="54A380D8" w14:textId="70A6F63B" w:rsidR="00C220E3" w:rsidRDefault="00C220E3" w:rsidP="00C220E3">
            <w:pPr>
              <w:spacing w:line="240" w:lineRule="auto"/>
            </w:pPr>
          </w:p>
        </w:tc>
      </w:tr>
      <w:tr w:rsidR="00C220E3" w14:paraId="67DBDC0C" w14:textId="77777777" w:rsidTr="007F08A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285" w:type="dxa"/>
            <w:gridSpan w:val="15"/>
            <w:tcBorders>
              <w:top w:val="single" w:sz="18" w:space="0" w:color="auto"/>
              <w:left w:val="nil"/>
              <w:bottom w:val="nil"/>
              <w:right w:val="nil"/>
            </w:tcBorders>
            <w:tcMar>
              <w:top w:w="142" w:type="dxa"/>
              <w:bottom w:w="85" w:type="dxa"/>
            </w:tcMar>
          </w:tcPr>
          <w:p w14:paraId="1E6990B7" w14:textId="37E537B0" w:rsidR="00C220E3" w:rsidRPr="009471BE" w:rsidRDefault="00C220E3" w:rsidP="00C220E3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b/>
              </w:rPr>
            </w:pPr>
            <w:r w:rsidRPr="009471BE">
              <w:rPr>
                <w:b/>
              </w:rPr>
              <w:t>PARAMETRY SMLOUVY</w:t>
            </w:r>
          </w:p>
        </w:tc>
      </w:tr>
      <w:tr w:rsidR="00082674" w14:paraId="1EED3CBE" w14:textId="77777777" w:rsidTr="007F08A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79"/>
        </w:trPr>
        <w:tc>
          <w:tcPr>
            <w:tcW w:w="2595" w:type="dxa"/>
            <w:gridSpan w:val="4"/>
            <w:tcBorders>
              <w:top w:val="nil"/>
              <w:left w:val="nil"/>
              <w:bottom w:val="nil"/>
              <w:right w:val="single" w:sz="2" w:space="0" w:color="D0CECE" w:themeColor="background2" w:themeShade="E6"/>
            </w:tcBorders>
            <w:tcMar>
              <w:top w:w="113" w:type="dxa"/>
              <w:bottom w:w="113" w:type="dxa"/>
            </w:tcMar>
          </w:tcPr>
          <w:p w14:paraId="7AB49CFE" w14:textId="77777777" w:rsidR="00082674" w:rsidRDefault="00082674" w:rsidP="00C220E3">
            <w:pPr>
              <w:spacing w:line="240" w:lineRule="auto"/>
            </w:pPr>
            <w:r>
              <w:t>Adresa nemovitosti:</w:t>
            </w:r>
          </w:p>
        </w:tc>
        <w:tc>
          <w:tcPr>
            <w:tcW w:w="6138" w:type="dxa"/>
            <w:gridSpan w:val="10"/>
            <w:tcBorders>
              <w:top w:val="single" w:sz="2" w:space="0" w:color="D0CECE" w:themeColor="background2" w:themeShade="E6"/>
              <w:left w:val="single" w:sz="2" w:space="0" w:color="D0CECE" w:themeColor="background2" w:themeShade="E6"/>
              <w:bottom w:val="single" w:sz="2" w:space="0" w:color="D0CECE" w:themeColor="background2" w:themeShade="E6"/>
              <w:right w:val="single" w:sz="2" w:space="0" w:color="D0CECE" w:themeColor="background2" w:themeShade="E6"/>
            </w:tcBorders>
            <w:tcMar>
              <w:top w:w="113" w:type="dxa"/>
              <w:bottom w:w="113" w:type="dxa"/>
            </w:tcMar>
          </w:tcPr>
          <w:p w14:paraId="39D06B41" w14:textId="2EDBF505" w:rsidR="00082674" w:rsidRPr="004319A6" w:rsidRDefault="00FC49CA" w:rsidP="00C220E3">
            <w:pPr>
              <w:spacing w:line="240" w:lineRule="auto"/>
            </w:pPr>
            <w:r>
              <w:t>U Stírky 2033/2</w:t>
            </w:r>
            <w:r w:rsidR="00050D78">
              <w:t>, byt č. 14</w:t>
            </w:r>
          </w:p>
        </w:tc>
        <w:tc>
          <w:tcPr>
            <w:tcW w:w="552" w:type="dxa"/>
            <w:vMerge w:val="restart"/>
            <w:tcBorders>
              <w:top w:val="nil"/>
              <w:left w:val="single" w:sz="2" w:space="0" w:color="D0CECE" w:themeColor="background2" w:themeShade="E6"/>
              <w:right w:val="nil"/>
            </w:tcBorders>
            <w:vAlign w:val="center"/>
          </w:tcPr>
          <w:p w14:paraId="62D55ED6" w14:textId="77777777" w:rsidR="00082674" w:rsidRPr="00090839" w:rsidRDefault="00082674" w:rsidP="00FB6F3B">
            <w:pPr>
              <w:spacing w:line="240" w:lineRule="auto"/>
              <w:rPr>
                <w:sz w:val="16"/>
              </w:rPr>
            </w:pPr>
            <w:r>
              <w:rPr>
                <w:sz w:val="16"/>
              </w:rPr>
              <w:t>#1</w:t>
            </w:r>
          </w:p>
        </w:tc>
      </w:tr>
      <w:tr w:rsidR="00082674" w14:paraId="1F0DC9A4" w14:textId="77777777" w:rsidTr="0062577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11"/>
        </w:trPr>
        <w:tc>
          <w:tcPr>
            <w:tcW w:w="2595" w:type="dxa"/>
            <w:gridSpan w:val="4"/>
            <w:tcBorders>
              <w:top w:val="nil"/>
              <w:left w:val="nil"/>
              <w:bottom w:val="nil"/>
              <w:right w:val="single" w:sz="2" w:space="0" w:color="D0CECE" w:themeColor="background2" w:themeShade="E6"/>
            </w:tcBorders>
            <w:tcMar>
              <w:top w:w="113" w:type="dxa"/>
              <w:bottom w:w="113" w:type="dxa"/>
            </w:tcMar>
          </w:tcPr>
          <w:p w14:paraId="2FFFFE88" w14:textId="41A6D6BC" w:rsidR="00082674" w:rsidRDefault="00082674" w:rsidP="00C220E3">
            <w:pPr>
              <w:spacing w:line="240" w:lineRule="auto"/>
            </w:pPr>
            <w:r>
              <w:t>Číslo bytové jednotky:</w:t>
            </w:r>
          </w:p>
        </w:tc>
        <w:tc>
          <w:tcPr>
            <w:tcW w:w="2445" w:type="dxa"/>
            <w:gridSpan w:val="5"/>
            <w:tcBorders>
              <w:top w:val="single" w:sz="2" w:space="0" w:color="D0CECE" w:themeColor="background2" w:themeShade="E6"/>
              <w:left w:val="single" w:sz="2" w:space="0" w:color="D0CECE" w:themeColor="background2" w:themeShade="E6"/>
              <w:bottom w:val="single" w:sz="2" w:space="0" w:color="D0CECE" w:themeColor="background2" w:themeShade="E6"/>
              <w:right w:val="single" w:sz="4" w:space="0" w:color="D0CECE"/>
            </w:tcBorders>
            <w:tcMar>
              <w:top w:w="113" w:type="dxa"/>
              <w:bottom w:w="113" w:type="dxa"/>
            </w:tcMar>
          </w:tcPr>
          <w:p w14:paraId="22585460" w14:textId="6DBCADA2" w:rsidR="00082674" w:rsidRPr="0043353A" w:rsidRDefault="00050D78" w:rsidP="00C220E3">
            <w:pPr>
              <w:spacing w:line="240" w:lineRule="auto"/>
              <w:rPr>
                <w:sz w:val="24"/>
              </w:rPr>
            </w:pPr>
            <w:r w:rsidRPr="00050D78">
              <w:rPr>
                <w:sz w:val="24"/>
              </w:rPr>
              <w:t>2033/74</w:t>
            </w:r>
          </w:p>
        </w:tc>
        <w:tc>
          <w:tcPr>
            <w:tcW w:w="1170" w:type="dxa"/>
            <w:vMerge w:val="restart"/>
            <w:tcBorders>
              <w:top w:val="single" w:sz="2" w:space="0" w:color="D0CECE" w:themeColor="background2" w:themeShade="E6"/>
              <w:left w:val="single" w:sz="4" w:space="0" w:color="D0CECE"/>
              <w:right w:val="single" w:sz="2" w:space="0" w:color="D0CECE" w:themeColor="background2" w:themeShade="E6"/>
            </w:tcBorders>
            <w:vAlign w:val="center"/>
          </w:tcPr>
          <w:p w14:paraId="360A8988" w14:textId="0FA15C62" w:rsidR="00082674" w:rsidRPr="00C040A4" w:rsidRDefault="00082674" w:rsidP="00BA32D1">
            <w:pPr>
              <w:spacing w:line="240" w:lineRule="auto"/>
              <w:rPr>
                <w:b/>
                <w:sz w:val="24"/>
              </w:rPr>
            </w:pPr>
            <w:r w:rsidRPr="00396B9F">
              <w:rPr>
                <w:sz w:val="18"/>
                <w:szCs w:val="21"/>
              </w:rPr>
              <w:t>Podlaží a umístění:</w:t>
            </w:r>
          </w:p>
        </w:tc>
        <w:tc>
          <w:tcPr>
            <w:tcW w:w="2523" w:type="dxa"/>
            <w:gridSpan w:val="4"/>
            <w:vMerge w:val="restart"/>
            <w:tcBorders>
              <w:top w:val="single" w:sz="2" w:space="0" w:color="D0CECE" w:themeColor="background2" w:themeShade="E6"/>
              <w:left w:val="single" w:sz="2" w:space="0" w:color="D0CECE" w:themeColor="background2" w:themeShade="E6"/>
              <w:right w:val="single" w:sz="4" w:space="0" w:color="D0CECE"/>
            </w:tcBorders>
            <w:vAlign w:val="center"/>
          </w:tcPr>
          <w:p w14:paraId="63A84244" w14:textId="2EB137B8" w:rsidR="00082674" w:rsidRPr="00332551" w:rsidRDefault="00FC49CA" w:rsidP="00332551">
            <w:pPr>
              <w:spacing w:line="240" w:lineRule="auto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8</w:t>
            </w:r>
          </w:p>
        </w:tc>
        <w:tc>
          <w:tcPr>
            <w:tcW w:w="552" w:type="dxa"/>
            <w:vMerge/>
            <w:tcBorders>
              <w:left w:val="single" w:sz="4" w:space="0" w:color="D0CECE"/>
              <w:right w:val="nil"/>
            </w:tcBorders>
          </w:tcPr>
          <w:p w14:paraId="3B5D3D13" w14:textId="59654216" w:rsidR="00082674" w:rsidRPr="006C7FC9" w:rsidRDefault="00082674" w:rsidP="00C220E3">
            <w:pPr>
              <w:spacing w:line="240" w:lineRule="auto"/>
              <w:rPr>
                <w:b/>
                <w:sz w:val="16"/>
                <w:szCs w:val="16"/>
              </w:rPr>
            </w:pPr>
          </w:p>
        </w:tc>
      </w:tr>
      <w:tr w:rsidR="007F08A9" w14:paraId="1D413080" w14:textId="77777777" w:rsidTr="0062577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11"/>
        </w:trPr>
        <w:tc>
          <w:tcPr>
            <w:tcW w:w="2595" w:type="dxa"/>
            <w:gridSpan w:val="4"/>
            <w:tcBorders>
              <w:top w:val="nil"/>
              <w:left w:val="nil"/>
              <w:bottom w:val="single" w:sz="4" w:space="0" w:color="D0CECE"/>
              <w:right w:val="single" w:sz="2" w:space="0" w:color="D0CECE" w:themeColor="background2" w:themeShade="E6"/>
            </w:tcBorders>
            <w:tcMar>
              <w:top w:w="113" w:type="dxa"/>
              <w:bottom w:w="113" w:type="dxa"/>
            </w:tcMar>
          </w:tcPr>
          <w:p w14:paraId="0735B2B3" w14:textId="707F0DFD" w:rsidR="007F08A9" w:rsidRDefault="007F08A9" w:rsidP="00C220E3">
            <w:pPr>
              <w:spacing w:line="240" w:lineRule="auto"/>
            </w:pPr>
            <w:r w:rsidRPr="00817D4A">
              <w:t>Výměra</w:t>
            </w:r>
            <w:r>
              <w:t xml:space="preserve"> a dispozice:</w:t>
            </w:r>
          </w:p>
        </w:tc>
        <w:tc>
          <w:tcPr>
            <w:tcW w:w="2445" w:type="dxa"/>
            <w:gridSpan w:val="5"/>
            <w:tcBorders>
              <w:top w:val="single" w:sz="2" w:space="0" w:color="D0CECE" w:themeColor="background2" w:themeShade="E6"/>
              <w:left w:val="single" w:sz="2" w:space="0" w:color="D0CECE" w:themeColor="background2" w:themeShade="E6"/>
              <w:bottom w:val="single" w:sz="4" w:space="0" w:color="D0CECE"/>
              <w:right w:val="single" w:sz="4" w:space="0" w:color="D0CECE"/>
            </w:tcBorders>
            <w:tcMar>
              <w:top w:w="113" w:type="dxa"/>
              <w:bottom w:w="113" w:type="dxa"/>
            </w:tcMar>
          </w:tcPr>
          <w:p w14:paraId="707A0779" w14:textId="5C6203F8" w:rsidR="007F08A9" w:rsidRPr="0043353A" w:rsidRDefault="007F08A9" w:rsidP="00C220E3">
            <w:pPr>
              <w:spacing w:line="240" w:lineRule="auto"/>
              <w:rPr>
                <w:sz w:val="16"/>
                <w:szCs w:val="16"/>
              </w:rPr>
            </w:pPr>
            <w:r>
              <w:rPr>
                <w:b/>
                <w:bCs/>
                <w:sz w:val="24"/>
                <w:szCs w:val="24"/>
              </w:rPr>
              <w:t>155 m2, 7+kk</w:t>
            </w:r>
          </w:p>
        </w:tc>
        <w:tc>
          <w:tcPr>
            <w:tcW w:w="1170" w:type="dxa"/>
            <w:vMerge/>
            <w:tcBorders>
              <w:left w:val="single" w:sz="4" w:space="0" w:color="D0CECE"/>
              <w:bottom w:val="single" w:sz="2" w:space="0" w:color="D0CECE" w:themeColor="background2" w:themeShade="E6"/>
              <w:right w:val="single" w:sz="2" w:space="0" w:color="D0CECE" w:themeColor="background2" w:themeShade="E6"/>
            </w:tcBorders>
          </w:tcPr>
          <w:p w14:paraId="147DAF7C" w14:textId="55EB6C76" w:rsidR="007F08A9" w:rsidRPr="0043353A" w:rsidRDefault="007F08A9" w:rsidP="00C220E3">
            <w:pPr>
              <w:spacing w:line="240" w:lineRule="auto"/>
            </w:pPr>
          </w:p>
        </w:tc>
        <w:tc>
          <w:tcPr>
            <w:tcW w:w="2523" w:type="dxa"/>
            <w:gridSpan w:val="4"/>
            <w:vMerge/>
            <w:tcBorders>
              <w:left w:val="single" w:sz="2" w:space="0" w:color="D0CECE" w:themeColor="background2" w:themeShade="E6"/>
              <w:bottom w:val="single" w:sz="2" w:space="0" w:color="D0CECE" w:themeColor="background2" w:themeShade="E6"/>
              <w:right w:val="single" w:sz="4" w:space="0" w:color="D0CECE"/>
            </w:tcBorders>
          </w:tcPr>
          <w:p w14:paraId="34C1EBB5" w14:textId="2A1BD580" w:rsidR="007F08A9" w:rsidRDefault="007F08A9" w:rsidP="02FC7F5F">
            <w:pPr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52" w:type="dxa"/>
            <w:vMerge/>
            <w:tcBorders>
              <w:left w:val="single" w:sz="4" w:space="0" w:color="D0CECE"/>
              <w:bottom w:val="single" w:sz="4" w:space="0" w:color="D0CECE"/>
              <w:right w:val="nil"/>
            </w:tcBorders>
          </w:tcPr>
          <w:p w14:paraId="0E7C596C" w14:textId="77777777" w:rsidR="007F08A9" w:rsidRPr="006C7FC9" w:rsidRDefault="007F08A9" w:rsidP="00C220E3">
            <w:pPr>
              <w:spacing w:line="240" w:lineRule="auto"/>
              <w:rPr>
                <w:sz w:val="16"/>
                <w:szCs w:val="16"/>
              </w:rPr>
            </w:pPr>
          </w:p>
        </w:tc>
      </w:tr>
      <w:tr w:rsidR="003E1E04" w14:paraId="3CE68CE2" w14:textId="77777777" w:rsidTr="0062577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595" w:type="dxa"/>
            <w:gridSpan w:val="4"/>
            <w:tcBorders>
              <w:top w:val="single" w:sz="4" w:space="0" w:color="D0CECE"/>
              <w:left w:val="nil"/>
              <w:bottom w:val="nil"/>
              <w:right w:val="single" w:sz="2" w:space="0" w:color="D0CECE" w:themeColor="background2" w:themeShade="E6"/>
            </w:tcBorders>
            <w:tcMar>
              <w:top w:w="113" w:type="dxa"/>
              <w:bottom w:w="113" w:type="dxa"/>
            </w:tcMar>
          </w:tcPr>
          <w:p w14:paraId="3B00F7B6" w14:textId="77777777" w:rsidR="003E1E04" w:rsidRDefault="003E1E04" w:rsidP="003E1E04">
            <w:pPr>
              <w:spacing w:line="240" w:lineRule="auto"/>
            </w:pPr>
            <w:r>
              <w:t>Datum uzavření smlouvy:</w:t>
            </w:r>
          </w:p>
        </w:tc>
        <w:tc>
          <w:tcPr>
            <w:tcW w:w="1605" w:type="dxa"/>
            <w:gridSpan w:val="4"/>
            <w:tcBorders>
              <w:top w:val="single" w:sz="4" w:space="0" w:color="D0CECE"/>
              <w:left w:val="single" w:sz="2" w:space="0" w:color="D0CECE" w:themeColor="background2" w:themeShade="E6"/>
              <w:bottom w:val="single" w:sz="2" w:space="0" w:color="D0CECE" w:themeColor="background2" w:themeShade="E6"/>
              <w:right w:val="single" w:sz="2" w:space="0" w:color="D0CECE" w:themeColor="background2" w:themeShade="E6"/>
            </w:tcBorders>
            <w:tcMar>
              <w:top w:w="113" w:type="dxa"/>
              <w:bottom w:w="113" w:type="dxa"/>
            </w:tcMar>
          </w:tcPr>
          <w:p w14:paraId="13ADD380" w14:textId="5EFAFB07" w:rsidR="003E1E04" w:rsidRPr="00C040A4" w:rsidRDefault="007203BC" w:rsidP="003E1E04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  <w:r w:rsidR="002949F6">
              <w:rPr>
                <w:b/>
                <w:bCs/>
                <w:sz w:val="24"/>
                <w:szCs w:val="24"/>
              </w:rPr>
              <w:t xml:space="preserve">. </w:t>
            </w:r>
            <w:r w:rsidR="00A701C4">
              <w:rPr>
                <w:b/>
                <w:bCs/>
                <w:sz w:val="24"/>
                <w:szCs w:val="24"/>
              </w:rPr>
              <w:t>6</w:t>
            </w:r>
            <w:r w:rsidR="002949F6">
              <w:rPr>
                <w:b/>
                <w:bCs/>
                <w:sz w:val="24"/>
                <w:szCs w:val="24"/>
              </w:rPr>
              <w:t>. 202</w:t>
            </w:r>
            <w:r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840" w:type="dxa"/>
            <w:tcBorders>
              <w:top w:val="single" w:sz="4" w:space="0" w:color="D0CECE"/>
              <w:left w:val="single" w:sz="2" w:space="0" w:color="D0CECE" w:themeColor="background2" w:themeShade="E6"/>
              <w:bottom w:val="single" w:sz="2" w:space="0" w:color="D0CECE" w:themeColor="background2" w:themeShade="E6"/>
              <w:right w:val="single" w:sz="4" w:space="0" w:color="D0CECE"/>
            </w:tcBorders>
          </w:tcPr>
          <w:p w14:paraId="52EC4BA7" w14:textId="7303936B" w:rsidR="003E1E04" w:rsidRPr="00C040A4" w:rsidRDefault="003E1E04" w:rsidP="003E1E04">
            <w:pPr>
              <w:spacing w:line="240" w:lineRule="auto"/>
              <w:rPr>
                <w:b/>
                <w:sz w:val="24"/>
              </w:rPr>
            </w:pPr>
            <w:r w:rsidRPr="000762A2">
              <w:rPr>
                <w:sz w:val="16"/>
                <w:szCs w:val="16"/>
              </w:rPr>
              <w:t>#2</w:t>
            </w:r>
          </w:p>
        </w:tc>
        <w:tc>
          <w:tcPr>
            <w:tcW w:w="1170" w:type="dxa"/>
            <w:tcBorders>
              <w:top w:val="single" w:sz="2" w:space="0" w:color="D0CECE" w:themeColor="background2" w:themeShade="E6"/>
              <w:left w:val="single" w:sz="4" w:space="0" w:color="D0CECE"/>
              <w:bottom w:val="single" w:sz="4" w:space="0" w:color="D0CECE"/>
              <w:right w:val="single" w:sz="2" w:space="0" w:color="D0CECE" w:themeColor="background2" w:themeShade="E6"/>
            </w:tcBorders>
          </w:tcPr>
          <w:p w14:paraId="0800BE07" w14:textId="4F9325B4" w:rsidR="003E1E04" w:rsidRPr="00C040A4" w:rsidRDefault="003E1E04" w:rsidP="003E1E04">
            <w:pPr>
              <w:spacing w:line="240" w:lineRule="auto"/>
              <w:rPr>
                <w:b/>
                <w:sz w:val="24"/>
              </w:rPr>
            </w:pPr>
            <w:r>
              <w:t>Doba smlouvy:</w:t>
            </w:r>
          </w:p>
        </w:tc>
        <w:tc>
          <w:tcPr>
            <w:tcW w:w="2523" w:type="dxa"/>
            <w:gridSpan w:val="4"/>
            <w:tcBorders>
              <w:top w:val="single" w:sz="2" w:space="0" w:color="D0CECE" w:themeColor="background2" w:themeShade="E6"/>
              <w:left w:val="single" w:sz="2" w:space="0" w:color="D0CECE" w:themeColor="background2" w:themeShade="E6"/>
              <w:bottom w:val="single" w:sz="4" w:space="0" w:color="D0CECE"/>
              <w:right w:val="single" w:sz="4" w:space="0" w:color="D0CECE"/>
            </w:tcBorders>
          </w:tcPr>
          <w:p w14:paraId="3135017D" w14:textId="78AB1F50" w:rsidR="003E1E04" w:rsidRPr="00C040A4" w:rsidRDefault="003E1E04" w:rsidP="003E1E04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C040A4">
              <w:rPr>
                <w:b/>
                <w:sz w:val="24"/>
              </w:rPr>
              <w:t>určitou</w:t>
            </w:r>
            <w:r w:rsidRPr="004C7B64">
              <w:rPr>
                <w:sz w:val="24"/>
              </w:rPr>
              <w:t xml:space="preserve"> / </w:t>
            </w:r>
            <w:r w:rsidRPr="004C7B64">
              <w:rPr>
                <w:strike/>
                <w:sz w:val="24"/>
              </w:rPr>
              <w:t>neurčitou</w:t>
            </w:r>
          </w:p>
        </w:tc>
        <w:tc>
          <w:tcPr>
            <w:tcW w:w="552" w:type="dxa"/>
            <w:tcBorders>
              <w:top w:val="single" w:sz="4" w:space="0" w:color="D0CECE"/>
              <w:left w:val="single" w:sz="4" w:space="0" w:color="D0CECE"/>
              <w:bottom w:val="nil"/>
              <w:right w:val="nil"/>
            </w:tcBorders>
          </w:tcPr>
          <w:p w14:paraId="0F6CD6EB" w14:textId="46B42F5E" w:rsidR="003E1E04" w:rsidRPr="00090839" w:rsidRDefault="00AC6BFA" w:rsidP="003E1E04">
            <w:pPr>
              <w:spacing w:line="240" w:lineRule="auto"/>
              <w:rPr>
                <w:sz w:val="16"/>
              </w:rPr>
            </w:pPr>
            <w:r>
              <w:rPr>
                <w:sz w:val="16"/>
              </w:rPr>
              <w:t>#3</w:t>
            </w:r>
          </w:p>
        </w:tc>
      </w:tr>
      <w:tr w:rsidR="002949F6" w14:paraId="59F5C6FE" w14:textId="77777777" w:rsidTr="0062577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595" w:type="dxa"/>
            <w:gridSpan w:val="4"/>
            <w:tcBorders>
              <w:top w:val="nil"/>
              <w:left w:val="nil"/>
              <w:bottom w:val="nil"/>
              <w:right w:val="single" w:sz="2" w:space="0" w:color="D0CECE" w:themeColor="background2" w:themeShade="E6"/>
            </w:tcBorders>
            <w:tcMar>
              <w:top w:w="113" w:type="dxa"/>
              <w:bottom w:w="113" w:type="dxa"/>
            </w:tcMar>
          </w:tcPr>
          <w:p w14:paraId="50EDCF61" w14:textId="70AC7CCD" w:rsidR="002949F6" w:rsidRDefault="002949F6" w:rsidP="002949F6">
            <w:pPr>
              <w:spacing w:line="240" w:lineRule="auto"/>
            </w:pPr>
            <w:r>
              <w:t>Počátek nájmu:</w:t>
            </w:r>
          </w:p>
        </w:tc>
        <w:tc>
          <w:tcPr>
            <w:tcW w:w="1605" w:type="dxa"/>
            <w:gridSpan w:val="4"/>
            <w:tcBorders>
              <w:top w:val="single" w:sz="2" w:space="0" w:color="D0CECE" w:themeColor="background2" w:themeShade="E6"/>
              <w:left w:val="single" w:sz="2" w:space="0" w:color="D0CECE" w:themeColor="background2" w:themeShade="E6"/>
              <w:bottom w:val="single" w:sz="2" w:space="0" w:color="D0CECE" w:themeColor="background2" w:themeShade="E6"/>
              <w:right w:val="single" w:sz="2" w:space="0" w:color="D0CECE" w:themeColor="background2" w:themeShade="E6"/>
            </w:tcBorders>
            <w:tcMar>
              <w:top w:w="113" w:type="dxa"/>
              <w:bottom w:w="113" w:type="dxa"/>
            </w:tcMar>
          </w:tcPr>
          <w:p w14:paraId="3902D5A9" w14:textId="41A2B6D7" w:rsidR="002949F6" w:rsidRPr="00903E34" w:rsidRDefault="002949F6" w:rsidP="002949F6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1. </w:t>
            </w:r>
            <w:r w:rsidR="00A701C4">
              <w:rPr>
                <w:b/>
                <w:bCs/>
                <w:sz w:val="24"/>
                <w:szCs w:val="24"/>
              </w:rPr>
              <w:t>6</w:t>
            </w:r>
            <w:r>
              <w:rPr>
                <w:b/>
                <w:bCs/>
                <w:sz w:val="24"/>
                <w:szCs w:val="24"/>
              </w:rPr>
              <w:t>. 2025</w:t>
            </w:r>
          </w:p>
        </w:tc>
        <w:tc>
          <w:tcPr>
            <w:tcW w:w="840" w:type="dxa"/>
            <w:tcBorders>
              <w:top w:val="single" w:sz="2" w:space="0" w:color="D0CECE" w:themeColor="background2" w:themeShade="E6"/>
              <w:left w:val="single" w:sz="2" w:space="0" w:color="D0CECE" w:themeColor="background2" w:themeShade="E6"/>
              <w:bottom w:val="single" w:sz="2" w:space="0" w:color="D0CECE" w:themeColor="background2" w:themeShade="E6"/>
              <w:right w:val="single" w:sz="4" w:space="0" w:color="D0CECE"/>
            </w:tcBorders>
          </w:tcPr>
          <w:p w14:paraId="1F294A09" w14:textId="45D61EB9" w:rsidR="002949F6" w:rsidRPr="006C7FC9" w:rsidRDefault="002949F6" w:rsidP="002949F6">
            <w:pPr>
              <w:spacing w:line="240" w:lineRule="auto"/>
              <w:rPr>
                <w:b/>
                <w:sz w:val="16"/>
                <w:szCs w:val="16"/>
              </w:rPr>
            </w:pPr>
            <w:r w:rsidRPr="006C7FC9">
              <w:rPr>
                <w:sz w:val="16"/>
                <w:szCs w:val="16"/>
              </w:rPr>
              <w:t>#</w:t>
            </w:r>
            <w:r>
              <w:rPr>
                <w:sz w:val="16"/>
                <w:szCs w:val="16"/>
              </w:rPr>
              <w:t>4</w:t>
            </w:r>
          </w:p>
        </w:tc>
        <w:tc>
          <w:tcPr>
            <w:tcW w:w="1756" w:type="dxa"/>
            <w:gridSpan w:val="3"/>
            <w:tcBorders>
              <w:top w:val="single" w:sz="4" w:space="0" w:color="D0CECE"/>
              <w:left w:val="single" w:sz="4" w:space="0" w:color="D0CECE"/>
              <w:bottom w:val="single" w:sz="2" w:space="0" w:color="D0CECE" w:themeColor="background2" w:themeShade="E6"/>
              <w:right w:val="single" w:sz="2" w:space="0" w:color="D0CECE" w:themeColor="background2" w:themeShade="E6"/>
            </w:tcBorders>
          </w:tcPr>
          <w:p w14:paraId="40591FFF" w14:textId="4921BD3F" w:rsidR="002949F6" w:rsidRPr="00C040A4" w:rsidRDefault="002949F6" w:rsidP="002949F6">
            <w:pPr>
              <w:spacing w:line="240" w:lineRule="auto"/>
              <w:rPr>
                <w:b/>
                <w:sz w:val="24"/>
              </w:rPr>
            </w:pPr>
            <w:r>
              <w:t>Ukončení nájmu:</w:t>
            </w:r>
            <w:r>
              <w:br/>
            </w:r>
            <w:r w:rsidRPr="00936F45">
              <w:rPr>
                <w:sz w:val="14"/>
              </w:rPr>
              <w:t>(u pronájmu na dobu určitou)</w:t>
            </w:r>
          </w:p>
        </w:tc>
        <w:tc>
          <w:tcPr>
            <w:tcW w:w="1937" w:type="dxa"/>
            <w:gridSpan w:val="2"/>
            <w:tcBorders>
              <w:top w:val="single" w:sz="4" w:space="0" w:color="D0CECE"/>
              <w:left w:val="single" w:sz="2" w:space="0" w:color="D0CECE" w:themeColor="background2" w:themeShade="E6"/>
              <w:bottom w:val="single" w:sz="2" w:space="0" w:color="D0CECE" w:themeColor="background2" w:themeShade="E6"/>
              <w:right w:val="single" w:sz="2" w:space="0" w:color="D0CECE" w:themeColor="background2" w:themeShade="E6"/>
            </w:tcBorders>
          </w:tcPr>
          <w:p w14:paraId="4F5018C2" w14:textId="3A5FC7BD" w:rsidR="002949F6" w:rsidRPr="00C040A4" w:rsidRDefault="00DC4945" w:rsidP="002949F6">
            <w:pPr>
              <w:spacing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31.7.202</w:t>
            </w:r>
            <w:r w:rsidR="00974B3B">
              <w:rPr>
                <w:b/>
                <w:sz w:val="24"/>
              </w:rPr>
              <w:t>7</w:t>
            </w:r>
          </w:p>
        </w:tc>
        <w:tc>
          <w:tcPr>
            <w:tcW w:w="552" w:type="dxa"/>
            <w:tcBorders>
              <w:top w:val="nil"/>
              <w:left w:val="single" w:sz="2" w:space="0" w:color="D0CECE" w:themeColor="background2" w:themeShade="E6"/>
              <w:bottom w:val="nil"/>
              <w:right w:val="nil"/>
            </w:tcBorders>
          </w:tcPr>
          <w:p w14:paraId="2A83E3A8" w14:textId="6B3B5577" w:rsidR="002949F6" w:rsidRPr="00090839" w:rsidRDefault="002949F6" w:rsidP="002949F6">
            <w:pPr>
              <w:spacing w:line="240" w:lineRule="auto"/>
              <w:rPr>
                <w:sz w:val="16"/>
              </w:rPr>
            </w:pPr>
            <w:r>
              <w:rPr>
                <w:sz w:val="16"/>
              </w:rPr>
              <w:t>#5</w:t>
            </w:r>
          </w:p>
        </w:tc>
      </w:tr>
      <w:tr w:rsidR="002949F6" w14:paraId="2FB83CA6" w14:textId="77777777" w:rsidTr="0062577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595" w:type="dxa"/>
            <w:gridSpan w:val="4"/>
            <w:tcBorders>
              <w:top w:val="nil"/>
              <w:left w:val="nil"/>
              <w:bottom w:val="nil"/>
              <w:right w:val="single" w:sz="2" w:space="0" w:color="D0CECE" w:themeColor="background2" w:themeShade="E6"/>
            </w:tcBorders>
            <w:tcMar>
              <w:top w:w="113" w:type="dxa"/>
              <w:bottom w:w="113" w:type="dxa"/>
            </w:tcMar>
          </w:tcPr>
          <w:p w14:paraId="5D2BB292" w14:textId="4C98805A" w:rsidR="002949F6" w:rsidRDefault="002949F6" w:rsidP="002949F6">
            <w:pPr>
              <w:spacing w:line="240" w:lineRule="auto"/>
            </w:pPr>
            <w:r w:rsidRPr="00113487">
              <w:t>Měsíční nájem vč. záloh:</w:t>
            </w:r>
          </w:p>
        </w:tc>
        <w:tc>
          <w:tcPr>
            <w:tcW w:w="1605" w:type="dxa"/>
            <w:gridSpan w:val="4"/>
            <w:tcBorders>
              <w:top w:val="single" w:sz="2" w:space="0" w:color="D0CECE" w:themeColor="background2" w:themeShade="E6"/>
              <w:left w:val="single" w:sz="2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tcMar>
              <w:top w:w="113" w:type="dxa"/>
              <w:bottom w:w="113" w:type="dxa"/>
            </w:tcMar>
          </w:tcPr>
          <w:p w14:paraId="1A78B838" w14:textId="6A95880E" w:rsidR="002949F6" w:rsidRPr="00C040A4" w:rsidRDefault="002949F6" w:rsidP="002949F6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15 200</w:t>
            </w:r>
          </w:p>
        </w:tc>
        <w:tc>
          <w:tcPr>
            <w:tcW w:w="840" w:type="dxa"/>
            <w:tcBorders>
              <w:top w:val="single" w:sz="2" w:space="0" w:color="D0CECE" w:themeColor="background2" w:themeShade="E6"/>
              <w:left w:val="single" w:sz="4" w:space="0" w:color="D0CECE" w:themeColor="background2" w:themeShade="E6"/>
              <w:bottom w:val="single" w:sz="4" w:space="0" w:color="D0CECE"/>
              <w:right w:val="single" w:sz="4" w:space="0" w:color="D0CECE"/>
            </w:tcBorders>
          </w:tcPr>
          <w:p w14:paraId="02EC2D67" w14:textId="70A75D3D" w:rsidR="002949F6" w:rsidRPr="00C040A4" w:rsidRDefault="002949F6" w:rsidP="002949F6">
            <w:pPr>
              <w:spacing w:line="240" w:lineRule="auto"/>
              <w:rPr>
                <w:b/>
                <w:sz w:val="24"/>
              </w:rPr>
            </w:pPr>
            <w:r>
              <w:rPr>
                <w:sz w:val="16"/>
              </w:rPr>
              <w:t>#6</w:t>
            </w:r>
          </w:p>
        </w:tc>
        <w:tc>
          <w:tcPr>
            <w:tcW w:w="1756" w:type="dxa"/>
            <w:gridSpan w:val="3"/>
            <w:tcBorders>
              <w:top w:val="single" w:sz="2" w:space="0" w:color="D0CECE" w:themeColor="background2" w:themeShade="E6"/>
              <w:left w:val="single" w:sz="4" w:space="0" w:color="D0CECE"/>
              <w:bottom w:val="single" w:sz="4" w:space="0" w:color="D0CECE"/>
              <w:right w:val="single" w:sz="2" w:space="0" w:color="D0CECE" w:themeColor="background2" w:themeShade="E6"/>
            </w:tcBorders>
          </w:tcPr>
          <w:p w14:paraId="5247FF71" w14:textId="125B3455" w:rsidR="002949F6" w:rsidRPr="00C040A4" w:rsidRDefault="002949F6" w:rsidP="002949F6">
            <w:pPr>
              <w:spacing w:line="240" w:lineRule="auto"/>
              <w:rPr>
                <w:b/>
                <w:sz w:val="24"/>
              </w:rPr>
            </w:pPr>
            <w:r w:rsidRPr="003A3FB1">
              <w:t>Variabilní symbol:</w:t>
            </w:r>
          </w:p>
        </w:tc>
        <w:tc>
          <w:tcPr>
            <w:tcW w:w="1937" w:type="dxa"/>
            <w:gridSpan w:val="2"/>
            <w:tcBorders>
              <w:top w:val="single" w:sz="2" w:space="0" w:color="D0CECE" w:themeColor="background2" w:themeShade="E6"/>
              <w:left w:val="single" w:sz="2" w:space="0" w:color="D0CECE" w:themeColor="background2" w:themeShade="E6"/>
              <w:bottom w:val="single" w:sz="4" w:space="0" w:color="D0CECE" w:themeColor="background2" w:themeShade="E6"/>
              <w:right w:val="single" w:sz="2" w:space="0" w:color="D0CECE" w:themeColor="background2" w:themeShade="E6"/>
            </w:tcBorders>
          </w:tcPr>
          <w:p w14:paraId="77A5256B" w14:textId="570849E2" w:rsidR="002949F6" w:rsidRPr="00C040A4" w:rsidRDefault="002949F6" w:rsidP="002949F6">
            <w:pPr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52" w:type="dxa"/>
            <w:tcBorders>
              <w:top w:val="nil"/>
              <w:left w:val="single" w:sz="2" w:space="0" w:color="D0CECE" w:themeColor="background2" w:themeShade="E6"/>
              <w:bottom w:val="nil"/>
              <w:right w:val="nil"/>
            </w:tcBorders>
          </w:tcPr>
          <w:p w14:paraId="7C54FFD6" w14:textId="060C28AE" w:rsidR="002949F6" w:rsidRPr="00090839" w:rsidRDefault="002949F6" w:rsidP="002949F6">
            <w:pPr>
              <w:spacing w:line="240" w:lineRule="auto"/>
              <w:rPr>
                <w:sz w:val="16"/>
              </w:rPr>
            </w:pPr>
            <w:r>
              <w:rPr>
                <w:sz w:val="16"/>
              </w:rPr>
              <w:t>#7</w:t>
            </w:r>
          </w:p>
        </w:tc>
      </w:tr>
      <w:tr w:rsidR="002949F6" w14:paraId="0FAC06EB" w14:textId="77777777" w:rsidTr="007F08A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595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113" w:type="dxa"/>
              <w:bottom w:w="113" w:type="dxa"/>
            </w:tcMar>
          </w:tcPr>
          <w:p w14:paraId="23AB0F0F" w14:textId="77777777" w:rsidR="002949F6" w:rsidRDefault="002949F6" w:rsidP="002949F6">
            <w:pPr>
              <w:spacing w:line="240" w:lineRule="auto"/>
            </w:pPr>
            <w:r>
              <w:t>Číslo účtu pronajímatele:</w:t>
            </w:r>
          </w:p>
        </w:tc>
        <w:tc>
          <w:tcPr>
            <w:tcW w:w="6138" w:type="dxa"/>
            <w:gridSpan w:val="10"/>
            <w:tcBorders>
              <w:top w:val="nil"/>
              <w:left w:val="nil"/>
              <w:bottom w:val="single" w:sz="2" w:space="0" w:color="D0CECE" w:themeColor="background2" w:themeShade="E6"/>
              <w:right w:val="nil"/>
            </w:tcBorders>
            <w:tcMar>
              <w:top w:w="113" w:type="dxa"/>
              <w:bottom w:w="113" w:type="dxa"/>
            </w:tcMar>
          </w:tcPr>
          <w:p w14:paraId="3E55EE0C" w14:textId="32C71CB5" w:rsidR="002949F6" w:rsidRDefault="002949F6" w:rsidP="002949F6">
            <w:pPr>
              <w:spacing w:line="240" w:lineRule="auto"/>
            </w:pPr>
            <w:r w:rsidRPr="00591863">
              <w:t>4807476083/0800</w:t>
            </w:r>
          </w:p>
        </w:tc>
        <w:tc>
          <w:tcPr>
            <w:tcW w:w="552" w:type="dxa"/>
            <w:tcBorders>
              <w:top w:val="nil"/>
              <w:left w:val="nil"/>
              <w:bottom w:val="nil"/>
              <w:right w:val="nil"/>
            </w:tcBorders>
          </w:tcPr>
          <w:p w14:paraId="6A562267" w14:textId="298F8373" w:rsidR="002949F6" w:rsidRPr="00090839" w:rsidRDefault="002949F6" w:rsidP="002949F6">
            <w:pPr>
              <w:spacing w:line="240" w:lineRule="auto"/>
              <w:rPr>
                <w:sz w:val="16"/>
              </w:rPr>
            </w:pPr>
            <w:r>
              <w:rPr>
                <w:sz w:val="16"/>
              </w:rPr>
              <w:t>#8</w:t>
            </w:r>
          </w:p>
        </w:tc>
      </w:tr>
      <w:tr w:rsidR="002949F6" w14:paraId="13189D5B" w14:textId="77777777" w:rsidTr="007F08A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595" w:type="dxa"/>
            <w:gridSpan w:val="4"/>
            <w:tcBorders>
              <w:top w:val="nil"/>
              <w:left w:val="nil"/>
              <w:bottom w:val="nil"/>
              <w:right w:val="single" w:sz="2" w:space="0" w:color="D0CECE" w:themeColor="background2" w:themeShade="E6"/>
            </w:tcBorders>
            <w:tcMar>
              <w:top w:w="113" w:type="dxa"/>
              <w:bottom w:w="113" w:type="dxa"/>
            </w:tcMar>
          </w:tcPr>
          <w:p w14:paraId="175C9960" w14:textId="77777777" w:rsidR="002949F6" w:rsidRDefault="002949F6" w:rsidP="002949F6">
            <w:pPr>
              <w:spacing w:line="240" w:lineRule="auto"/>
            </w:pPr>
            <w:r>
              <w:t>Splatnost nájmu:</w:t>
            </w:r>
          </w:p>
        </w:tc>
        <w:tc>
          <w:tcPr>
            <w:tcW w:w="6138" w:type="dxa"/>
            <w:gridSpan w:val="10"/>
            <w:tcBorders>
              <w:top w:val="single" w:sz="2" w:space="0" w:color="D0CECE" w:themeColor="background2" w:themeShade="E6"/>
              <w:left w:val="single" w:sz="2" w:space="0" w:color="D0CECE" w:themeColor="background2" w:themeShade="E6"/>
              <w:bottom w:val="single" w:sz="2" w:space="0" w:color="D0CECE" w:themeColor="background2" w:themeShade="E6"/>
              <w:right w:val="single" w:sz="2" w:space="0" w:color="D0CECE" w:themeColor="background2" w:themeShade="E6"/>
            </w:tcBorders>
            <w:tcMar>
              <w:top w:w="113" w:type="dxa"/>
              <w:bottom w:w="113" w:type="dxa"/>
            </w:tcMar>
          </w:tcPr>
          <w:p w14:paraId="4B40BE32" w14:textId="74074927" w:rsidR="002949F6" w:rsidRPr="00C040A4" w:rsidRDefault="002949F6" w:rsidP="002949F6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69504" behindDoc="0" locked="0" layoutInCell="1" allowOverlap="1" wp14:anchorId="4EEAE780" wp14:editId="443D7DF3">
                  <wp:simplePos x="0" y="0"/>
                  <wp:positionH relativeFrom="column">
                    <wp:posOffset>2879344</wp:posOffset>
                  </wp:positionH>
                  <wp:positionV relativeFrom="paragraph">
                    <wp:posOffset>-365046</wp:posOffset>
                  </wp:positionV>
                  <wp:extent cx="932960" cy="921009"/>
                  <wp:effectExtent l="0" t="0" r="0" b="6350"/>
                  <wp:wrapNone/>
                  <wp:docPr id="1446232958" name="Picture 1" descr="A qr code with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6232958" name="Picture 1" descr="A qr code with text&#10;&#10;Description automatically generated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6620"/>
                          <a:stretch/>
                        </pic:blipFill>
                        <pic:spPr bwMode="auto">
                          <a:xfrm>
                            <a:off x="0" y="0"/>
                            <a:ext cx="934559" cy="9225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b/>
                <w:sz w:val="22"/>
              </w:rPr>
              <w:t>10</w:t>
            </w:r>
            <w:r w:rsidRPr="003A3FB1">
              <w:rPr>
                <w:b/>
                <w:sz w:val="22"/>
              </w:rPr>
              <w:t>. den v daném měsíci</w:t>
            </w:r>
          </w:p>
        </w:tc>
        <w:tc>
          <w:tcPr>
            <w:tcW w:w="552" w:type="dxa"/>
            <w:tcBorders>
              <w:top w:val="nil"/>
              <w:left w:val="single" w:sz="2" w:space="0" w:color="D0CECE" w:themeColor="background2" w:themeShade="E6"/>
              <w:bottom w:val="nil"/>
              <w:right w:val="nil"/>
            </w:tcBorders>
          </w:tcPr>
          <w:p w14:paraId="109E0C1C" w14:textId="76B7EC91" w:rsidR="002949F6" w:rsidRDefault="002949F6" w:rsidP="002949F6">
            <w:pPr>
              <w:spacing w:line="240" w:lineRule="auto"/>
              <w:rPr>
                <w:sz w:val="16"/>
              </w:rPr>
            </w:pPr>
            <w:r>
              <w:rPr>
                <w:sz w:val="16"/>
              </w:rPr>
              <w:t>#9</w:t>
            </w:r>
          </w:p>
        </w:tc>
      </w:tr>
      <w:tr w:rsidR="002949F6" w14:paraId="6600D552" w14:textId="77777777" w:rsidTr="007F08A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595" w:type="dxa"/>
            <w:gridSpan w:val="4"/>
            <w:tcBorders>
              <w:top w:val="nil"/>
              <w:left w:val="nil"/>
              <w:bottom w:val="nil"/>
              <w:right w:val="single" w:sz="2" w:space="0" w:color="D0CECE" w:themeColor="background2" w:themeShade="E6"/>
            </w:tcBorders>
            <w:tcMar>
              <w:top w:w="113" w:type="dxa"/>
              <w:bottom w:w="113" w:type="dxa"/>
            </w:tcMar>
          </w:tcPr>
          <w:p w14:paraId="52C1EC86" w14:textId="00CE00CA" w:rsidR="002949F6" w:rsidRDefault="002949F6" w:rsidP="002949F6">
            <w:pPr>
              <w:spacing w:line="240" w:lineRule="auto"/>
            </w:pPr>
            <w:r>
              <w:t>Výše jistoty:</w:t>
            </w:r>
          </w:p>
        </w:tc>
        <w:tc>
          <w:tcPr>
            <w:tcW w:w="6138" w:type="dxa"/>
            <w:gridSpan w:val="10"/>
            <w:tcBorders>
              <w:top w:val="single" w:sz="2" w:space="0" w:color="D0CECE" w:themeColor="background2" w:themeShade="E6"/>
              <w:left w:val="single" w:sz="2" w:space="0" w:color="D0CECE" w:themeColor="background2" w:themeShade="E6"/>
              <w:bottom w:val="single" w:sz="2" w:space="0" w:color="D0CECE" w:themeColor="background2" w:themeShade="E6"/>
              <w:right w:val="single" w:sz="2" w:space="0" w:color="D0CECE" w:themeColor="background2" w:themeShade="E6"/>
            </w:tcBorders>
            <w:tcMar>
              <w:top w:w="113" w:type="dxa"/>
              <w:bottom w:w="113" w:type="dxa"/>
            </w:tcMar>
          </w:tcPr>
          <w:p w14:paraId="2FEC1862" w14:textId="0E0CD7CA" w:rsidR="002949F6" w:rsidRPr="00C040A4" w:rsidRDefault="002949F6" w:rsidP="002949F6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12 500 Kč</w:t>
            </w:r>
          </w:p>
        </w:tc>
        <w:tc>
          <w:tcPr>
            <w:tcW w:w="552" w:type="dxa"/>
            <w:tcBorders>
              <w:top w:val="nil"/>
              <w:left w:val="single" w:sz="2" w:space="0" w:color="D0CECE" w:themeColor="background2" w:themeShade="E6"/>
              <w:bottom w:val="nil"/>
              <w:right w:val="nil"/>
            </w:tcBorders>
          </w:tcPr>
          <w:p w14:paraId="5EDCFBA7" w14:textId="21A09C5A" w:rsidR="002949F6" w:rsidRPr="00090839" w:rsidRDefault="002949F6" w:rsidP="002949F6">
            <w:pPr>
              <w:spacing w:line="240" w:lineRule="auto"/>
              <w:rPr>
                <w:sz w:val="16"/>
              </w:rPr>
            </w:pPr>
            <w:r>
              <w:rPr>
                <w:sz w:val="16"/>
              </w:rPr>
              <w:t>#10</w:t>
            </w:r>
          </w:p>
        </w:tc>
      </w:tr>
      <w:tr w:rsidR="002949F6" w14:paraId="23F526DE" w14:textId="77777777" w:rsidTr="007F08A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90"/>
        </w:trPr>
        <w:tc>
          <w:tcPr>
            <w:tcW w:w="2595" w:type="dxa"/>
            <w:gridSpan w:val="4"/>
            <w:tcBorders>
              <w:top w:val="nil"/>
              <w:left w:val="nil"/>
              <w:bottom w:val="nil"/>
              <w:right w:val="single" w:sz="2" w:space="0" w:color="D0CECE" w:themeColor="background2" w:themeShade="E6"/>
            </w:tcBorders>
            <w:tcMar>
              <w:top w:w="113" w:type="dxa"/>
              <w:bottom w:w="113" w:type="dxa"/>
            </w:tcMar>
          </w:tcPr>
          <w:p w14:paraId="48A40C98" w14:textId="77777777" w:rsidR="002949F6" w:rsidRDefault="002949F6" w:rsidP="002949F6">
            <w:pPr>
              <w:spacing w:line="240" w:lineRule="auto"/>
            </w:pPr>
            <w:r>
              <w:t>Způsob úhrady jistoty:</w:t>
            </w:r>
          </w:p>
        </w:tc>
        <w:tc>
          <w:tcPr>
            <w:tcW w:w="6138" w:type="dxa"/>
            <w:gridSpan w:val="10"/>
            <w:tcBorders>
              <w:top w:val="single" w:sz="2" w:space="0" w:color="D0CECE" w:themeColor="background2" w:themeShade="E6"/>
              <w:left w:val="single" w:sz="2" w:space="0" w:color="D0CECE" w:themeColor="background2" w:themeShade="E6"/>
              <w:bottom w:val="single" w:sz="2" w:space="0" w:color="D0CECE" w:themeColor="background2" w:themeShade="E6"/>
              <w:right w:val="single" w:sz="2" w:space="0" w:color="D0CECE" w:themeColor="background2" w:themeShade="E6"/>
            </w:tcBorders>
            <w:tcMar>
              <w:top w:w="113" w:type="dxa"/>
              <w:bottom w:w="113" w:type="dxa"/>
            </w:tcMar>
          </w:tcPr>
          <w:p w14:paraId="4CA2C2D1" w14:textId="6BD1090A" w:rsidR="002949F6" w:rsidRDefault="002949F6" w:rsidP="002949F6">
            <w:pPr>
              <w:tabs>
                <w:tab w:val="left" w:pos="4650"/>
              </w:tabs>
              <w:spacing w:line="240" w:lineRule="auto"/>
            </w:pPr>
            <w:r>
              <w:t>Jistota byla uhrazena při podpisu smlouvy v plné výši v hotovosti</w:t>
            </w:r>
            <w:ins w:id="0" w:author="Vojtěch Pažout | JOB LEADER" w:date="2022-06-29T08:22:00Z">
              <w:r>
                <w:t xml:space="preserve"> </w:t>
              </w:r>
            </w:ins>
            <w:r>
              <w:t xml:space="preserve">nebo okamžitou platbou na bankovní účet </w:t>
            </w:r>
            <w:r w:rsidRPr="00591863">
              <w:t>4807476083/0800</w:t>
            </w:r>
          </w:p>
        </w:tc>
        <w:tc>
          <w:tcPr>
            <w:tcW w:w="552" w:type="dxa"/>
            <w:tcBorders>
              <w:top w:val="nil"/>
              <w:left w:val="single" w:sz="2" w:space="0" w:color="D0CECE" w:themeColor="background2" w:themeShade="E6"/>
              <w:bottom w:val="nil"/>
              <w:right w:val="nil"/>
            </w:tcBorders>
          </w:tcPr>
          <w:p w14:paraId="4B5BD37E" w14:textId="214C44A7" w:rsidR="002949F6" w:rsidRDefault="002949F6" w:rsidP="002949F6">
            <w:pPr>
              <w:spacing w:line="240" w:lineRule="auto"/>
              <w:rPr>
                <w:sz w:val="16"/>
              </w:rPr>
            </w:pPr>
            <w:r>
              <w:rPr>
                <w:sz w:val="16"/>
              </w:rPr>
              <w:t>#11</w:t>
            </w:r>
          </w:p>
        </w:tc>
      </w:tr>
      <w:tr w:rsidR="002949F6" w14:paraId="63A1509E" w14:textId="77777777" w:rsidTr="002D13B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74"/>
        </w:trPr>
        <w:tc>
          <w:tcPr>
            <w:tcW w:w="2595" w:type="dxa"/>
            <w:gridSpan w:val="4"/>
            <w:tcBorders>
              <w:top w:val="nil"/>
              <w:left w:val="nil"/>
              <w:bottom w:val="single" w:sz="18" w:space="0" w:color="auto"/>
              <w:right w:val="single" w:sz="2" w:space="0" w:color="D0CECE" w:themeColor="background2" w:themeShade="E6"/>
            </w:tcBorders>
            <w:tcMar>
              <w:top w:w="113" w:type="dxa"/>
              <w:bottom w:w="113" w:type="dxa"/>
            </w:tcMar>
          </w:tcPr>
          <w:p w14:paraId="11B0DE6A" w14:textId="77777777" w:rsidR="002949F6" w:rsidRDefault="002949F6" w:rsidP="002949F6">
            <w:pPr>
              <w:spacing w:line="240" w:lineRule="auto"/>
            </w:pPr>
            <w:r>
              <w:t>Další ujednání:</w:t>
            </w:r>
          </w:p>
        </w:tc>
        <w:tc>
          <w:tcPr>
            <w:tcW w:w="6138" w:type="dxa"/>
            <w:gridSpan w:val="10"/>
            <w:tcBorders>
              <w:top w:val="single" w:sz="2" w:space="0" w:color="D0CECE" w:themeColor="background2" w:themeShade="E6"/>
              <w:left w:val="single" w:sz="2" w:space="0" w:color="D0CECE" w:themeColor="background2" w:themeShade="E6"/>
              <w:bottom w:val="single" w:sz="18" w:space="0" w:color="auto"/>
              <w:right w:val="single" w:sz="2" w:space="0" w:color="D0CECE" w:themeColor="background2" w:themeShade="E6"/>
            </w:tcBorders>
            <w:tcMar>
              <w:top w:w="113" w:type="dxa"/>
              <w:bottom w:w="113" w:type="dxa"/>
            </w:tcMar>
          </w:tcPr>
          <w:p w14:paraId="16EE0CAB" w14:textId="2A7A15DC" w:rsidR="002949F6" w:rsidRPr="005E6F17" w:rsidRDefault="002949F6" w:rsidP="002949F6">
            <w:pPr>
              <w:tabs>
                <w:tab w:val="left" w:pos="4650"/>
              </w:tabs>
              <w:spacing w:line="240" w:lineRule="auto"/>
              <w:rPr>
                <w:b/>
                <w:i/>
              </w:rPr>
            </w:pPr>
            <w:r>
              <w:t>Nájemní smlouva je na pronájem jednoho pokoje a společných částí bytu</w:t>
            </w:r>
            <w:r>
              <w:rPr>
                <w:b/>
                <w:bCs/>
              </w:rPr>
              <w:t>.</w:t>
            </w:r>
          </w:p>
        </w:tc>
        <w:tc>
          <w:tcPr>
            <w:tcW w:w="552" w:type="dxa"/>
            <w:tcBorders>
              <w:top w:val="nil"/>
              <w:left w:val="single" w:sz="2" w:space="0" w:color="D0CECE" w:themeColor="background2" w:themeShade="E6"/>
              <w:bottom w:val="single" w:sz="18" w:space="0" w:color="auto"/>
              <w:right w:val="nil"/>
            </w:tcBorders>
          </w:tcPr>
          <w:p w14:paraId="6566BB0D" w14:textId="135E3482" w:rsidR="002949F6" w:rsidRPr="00090839" w:rsidRDefault="002949F6" w:rsidP="002949F6">
            <w:pPr>
              <w:spacing w:line="240" w:lineRule="auto"/>
              <w:rPr>
                <w:sz w:val="16"/>
              </w:rPr>
            </w:pPr>
            <w:r>
              <w:rPr>
                <w:sz w:val="16"/>
              </w:rPr>
              <w:t>#12</w:t>
            </w:r>
          </w:p>
        </w:tc>
      </w:tr>
      <w:tr w:rsidR="002949F6" w14:paraId="7FC3F2B4" w14:textId="77777777" w:rsidTr="007F08A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</w:trPr>
        <w:tc>
          <w:tcPr>
            <w:tcW w:w="9285" w:type="dxa"/>
            <w:gridSpan w:val="15"/>
            <w:tcBorders>
              <w:top w:val="nil"/>
              <w:left w:val="nil"/>
              <w:bottom w:val="nil"/>
              <w:right w:val="nil"/>
            </w:tcBorders>
            <w:tcMar>
              <w:top w:w="142" w:type="dxa"/>
              <w:bottom w:w="113" w:type="dxa"/>
            </w:tcMar>
          </w:tcPr>
          <w:p w14:paraId="3A5B7CFF" w14:textId="52B6FD4B" w:rsidR="002949F6" w:rsidRPr="004C08CC" w:rsidRDefault="002949F6" w:rsidP="002949F6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b/>
              </w:rPr>
            </w:pPr>
            <w:r w:rsidRPr="004C08CC">
              <w:rPr>
                <w:b/>
              </w:rPr>
              <w:t>VÝPOČET ZÁLOH NA SLUŽBY</w:t>
            </w:r>
          </w:p>
        </w:tc>
      </w:tr>
      <w:tr w:rsidR="002949F6" w14:paraId="6A80527E" w14:textId="77777777" w:rsidTr="0062577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"/>
        </w:trPr>
        <w:tc>
          <w:tcPr>
            <w:tcW w:w="1772" w:type="dxa"/>
            <w:gridSpan w:val="2"/>
            <w:tcBorders>
              <w:top w:val="nil"/>
              <w:left w:val="nil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</w:tcPr>
          <w:p w14:paraId="38517B2E" w14:textId="4D14AA98" w:rsidR="002949F6" w:rsidRPr="005D43E2" w:rsidRDefault="002949F6" w:rsidP="002949F6">
            <w:pPr>
              <w:spacing w:line="240" w:lineRule="auto"/>
              <w:rPr>
                <w:sz w:val="16"/>
              </w:rPr>
            </w:pPr>
            <w:r>
              <w:rPr>
                <w:sz w:val="16"/>
              </w:rPr>
              <w:t>Plyn</w:t>
            </w:r>
          </w:p>
        </w:tc>
        <w:tc>
          <w:tcPr>
            <w:tcW w:w="1098" w:type="dxa"/>
            <w:gridSpan w:val="4"/>
            <w:tcBorders>
              <w:top w:val="nil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2" w:space="0" w:color="D0CECE" w:themeColor="background2" w:themeShade="E6"/>
            </w:tcBorders>
          </w:tcPr>
          <w:p w14:paraId="6F558CFD" w14:textId="2A827338" w:rsidR="002949F6" w:rsidRPr="005D43E2" w:rsidRDefault="002949F6" w:rsidP="002949F6">
            <w:pPr>
              <w:spacing w:line="240" w:lineRule="auto"/>
              <w:rPr>
                <w:sz w:val="16"/>
              </w:rPr>
            </w:pPr>
            <w:r>
              <w:rPr>
                <w:sz w:val="16"/>
              </w:rPr>
              <w:t>800,-</w:t>
            </w:r>
          </w:p>
        </w:tc>
        <w:tc>
          <w:tcPr>
            <w:tcW w:w="2170" w:type="dxa"/>
            <w:gridSpan w:val="3"/>
            <w:tcBorders>
              <w:top w:val="nil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2" w:space="0" w:color="D0CECE" w:themeColor="background2" w:themeShade="E6"/>
              <w:tl2br w:val="nil"/>
              <w:tr2bl w:val="nil"/>
            </w:tcBorders>
          </w:tcPr>
          <w:p w14:paraId="52D44BF5" w14:textId="11AC83DF" w:rsidR="002949F6" w:rsidRPr="005D43E2" w:rsidRDefault="002949F6" w:rsidP="002949F6">
            <w:pPr>
              <w:spacing w:line="240" w:lineRule="auto"/>
              <w:rPr>
                <w:sz w:val="16"/>
              </w:rPr>
            </w:pPr>
            <w:r>
              <w:rPr>
                <w:sz w:val="16"/>
              </w:rPr>
              <w:t>Služby SVJ</w:t>
            </w:r>
          </w:p>
        </w:tc>
        <w:tc>
          <w:tcPr>
            <w:tcW w:w="1170" w:type="dxa"/>
            <w:tcBorders>
              <w:top w:val="nil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BFBFBF" w:themeColor="background1" w:themeShade="BF"/>
              <w:tl2br w:val="nil"/>
              <w:tr2bl w:val="nil"/>
            </w:tcBorders>
          </w:tcPr>
          <w:p w14:paraId="442A9013" w14:textId="63F0A1D0" w:rsidR="002949F6" w:rsidRPr="005D43E2" w:rsidRDefault="002949F6" w:rsidP="002949F6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600</w:t>
            </w:r>
            <w:r w:rsidRPr="00B50318">
              <w:rPr>
                <w:sz w:val="16"/>
                <w:szCs w:val="16"/>
              </w:rPr>
              <w:t>,-</w:t>
            </w:r>
          </w:p>
        </w:tc>
        <w:tc>
          <w:tcPr>
            <w:tcW w:w="1812" w:type="dxa"/>
            <w:gridSpan w:val="3"/>
            <w:vMerge w:val="restart"/>
            <w:tcBorders>
              <w:top w:val="nil"/>
              <w:left w:val="single" w:sz="4" w:space="0" w:color="BFBFBF" w:themeColor="background1" w:themeShade="BF"/>
              <w:bottom w:val="single" w:sz="4" w:space="0" w:color="auto"/>
              <w:right w:val="nil"/>
            </w:tcBorders>
            <w:vAlign w:val="center"/>
          </w:tcPr>
          <w:p w14:paraId="49EA23C0" w14:textId="56D396CC" w:rsidR="002949F6" w:rsidRPr="00096F11" w:rsidRDefault="002949F6" w:rsidP="002949F6">
            <w:pPr>
              <w:autoSpaceDE w:val="0"/>
              <w:spacing w:before="120" w:line="312" w:lineRule="auto"/>
              <w:ind w:right="6"/>
              <w:rPr>
                <w:rFonts w:cs="Arial"/>
                <w:color w:val="000000"/>
                <w:sz w:val="18"/>
                <w:szCs w:val="20"/>
              </w:rPr>
            </w:pPr>
            <w:r w:rsidRPr="00096F11">
              <w:rPr>
                <w:b/>
                <w:bCs/>
                <w:sz w:val="18"/>
                <w:szCs w:val="20"/>
              </w:rPr>
              <w:t>CELKEM SLUŽBY:</w:t>
            </w:r>
            <w:r w:rsidRPr="00096F11">
              <w:rPr>
                <w:sz w:val="18"/>
                <w:szCs w:val="20"/>
              </w:rPr>
              <w:br/>
            </w:r>
            <w:r w:rsidRPr="00096F11">
              <w:rPr>
                <w:b/>
                <w:bCs/>
                <w:sz w:val="18"/>
                <w:szCs w:val="20"/>
              </w:rPr>
              <w:t>ČISTÉ NÁJEMNÉ:</w:t>
            </w:r>
          </w:p>
        </w:tc>
        <w:tc>
          <w:tcPr>
            <w:tcW w:w="1263" w:type="dxa"/>
            <w:gridSpan w:val="2"/>
            <w:vMerge w:val="restar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F6C26F9" w14:textId="4DE93E64" w:rsidR="002949F6" w:rsidRPr="003D6241" w:rsidRDefault="002949F6" w:rsidP="002949F6">
            <w:pPr>
              <w:autoSpaceDE w:val="0"/>
              <w:spacing w:before="120" w:line="312" w:lineRule="auto"/>
              <w:ind w:right="6"/>
              <w:rPr>
                <w:rFonts w:cs="Arial"/>
                <w:b/>
                <w:bCs/>
                <w:color w:val="000000"/>
                <w:sz w:val="18"/>
                <w:szCs w:val="20"/>
              </w:rPr>
            </w:pPr>
            <w:r>
              <w:rPr>
                <w:rFonts w:cs="Arial"/>
                <w:b/>
                <w:bCs/>
                <w:color w:val="000000"/>
              </w:rPr>
              <w:t>2 700</w:t>
            </w:r>
            <w:r w:rsidRPr="003D6241">
              <w:rPr>
                <w:rFonts w:cs="Arial"/>
                <w:b/>
                <w:bCs/>
                <w:color w:val="000000"/>
              </w:rPr>
              <w:t xml:space="preserve"> Kč</w:t>
            </w:r>
            <w:r w:rsidRPr="003D6241">
              <w:rPr>
                <w:rFonts w:cs="Arial"/>
                <w:b/>
                <w:bCs/>
                <w:color w:val="000000"/>
              </w:rPr>
              <w:br/>
            </w:r>
            <w:r>
              <w:rPr>
                <w:rFonts w:cs="Arial"/>
                <w:b/>
                <w:bCs/>
                <w:color w:val="000000"/>
                <w:sz w:val="18"/>
                <w:szCs w:val="20"/>
              </w:rPr>
              <w:t>12 500 Kč</w:t>
            </w:r>
          </w:p>
        </w:tc>
      </w:tr>
      <w:tr w:rsidR="002949F6" w14:paraId="63C28A16" w14:textId="77777777" w:rsidTr="0062577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"/>
        </w:trPr>
        <w:tc>
          <w:tcPr>
            <w:tcW w:w="1772" w:type="dxa"/>
            <w:gridSpan w:val="2"/>
            <w:tcBorders>
              <w:top w:val="nil"/>
              <w:left w:val="nil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</w:tcPr>
          <w:p w14:paraId="6C031CD8" w14:textId="18662AEC" w:rsidR="002949F6" w:rsidRPr="005D43E2" w:rsidRDefault="002949F6" w:rsidP="002949F6">
            <w:pPr>
              <w:spacing w:line="240" w:lineRule="auto"/>
              <w:rPr>
                <w:sz w:val="16"/>
              </w:rPr>
            </w:pPr>
            <w:r>
              <w:rPr>
                <w:sz w:val="16"/>
              </w:rPr>
              <w:t>Elektřina</w:t>
            </w:r>
          </w:p>
        </w:tc>
        <w:tc>
          <w:tcPr>
            <w:tcW w:w="1098" w:type="dxa"/>
            <w:gridSpan w:val="4"/>
            <w:tcBorders>
              <w:top w:val="nil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2" w:space="0" w:color="D0CECE" w:themeColor="background2" w:themeShade="E6"/>
            </w:tcBorders>
          </w:tcPr>
          <w:p w14:paraId="3F083D3C" w14:textId="5FA6AF8E" w:rsidR="002949F6" w:rsidRPr="005D43E2" w:rsidRDefault="002949F6" w:rsidP="002949F6">
            <w:pPr>
              <w:spacing w:line="240" w:lineRule="auto"/>
              <w:rPr>
                <w:sz w:val="16"/>
              </w:rPr>
            </w:pPr>
            <w:r>
              <w:rPr>
                <w:sz w:val="16"/>
              </w:rPr>
              <w:t>800,-</w:t>
            </w:r>
          </w:p>
        </w:tc>
        <w:tc>
          <w:tcPr>
            <w:tcW w:w="2170" w:type="dxa"/>
            <w:gridSpan w:val="3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2" w:space="0" w:color="D0CECE" w:themeColor="background2" w:themeShade="E6"/>
              <w:tl2br w:val="nil"/>
              <w:tr2bl w:val="nil"/>
            </w:tcBorders>
          </w:tcPr>
          <w:p w14:paraId="2D3A85F7" w14:textId="624CB3B3" w:rsidR="002949F6" w:rsidRPr="005D43E2" w:rsidRDefault="002949F6" w:rsidP="002949F6">
            <w:pPr>
              <w:spacing w:line="240" w:lineRule="auto"/>
              <w:rPr>
                <w:sz w:val="16"/>
              </w:rPr>
            </w:pPr>
            <w:r>
              <w:rPr>
                <w:sz w:val="16"/>
              </w:rPr>
              <w:t>Studená voda</w:t>
            </w:r>
          </w:p>
        </w:tc>
        <w:tc>
          <w:tcPr>
            <w:tcW w:w="1170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BFBFBF" w:themeColor="background1" w:themeShade="BF"/>
              <w:tl2br w:val="nil"/>
              <w:tr2bl w:val="nil"/>
            </w:tcBorders>
          </w:tcPr>
          <w:p w14:paraId="1755E8A7" w14:textId="322A9F16" w:rsidR="002949F6" w:rsidRPr="005D43E2" w:rsidRDefault="002949F6" w:rsidP="002949F6">
            <w:pPr>
              <w:spacing w:line="240" w:lineRule="auto"/>
              <w:rPr>
                <w:sz w:val="16"/>
              </w:rPr>
            </w:pPr>
            <w:r>
              <w:rPr>
                <w:sz w:val="16"/>
              </w:rPr>
              <w:t>500,-</w:t>
            </w:r>
          </w:p>
        </w:tc>
        <w:tc>
          <w:tcPr>
            <w:tcW w:w="1812" w:type="dxa"/>
            <w:gridSpan w:val="3"/>
            <w:vMerge/>
            <w:tcBorders>
              <w:left w:val="single" w:sz="4" w:space="0" w:color="BFBFBF" w:themeColor="background1" w:themeShade="BF"/>
              <w:right w:val="nil"/>
            </w:tcBorders>
          </w:tcPr>
          <w:p w14:paraId="388A9FF9" w14:textId="77777777" w:rsidR="002949F6" w:rsidRPr="00A61235" w:rsidRDefault="002949F6" w:rsidP="002949F6">
            <w:pPr>
              <w:spacing w:line="240" w:lineRule="auto"/>
            </w:pPr>
          </w:p>
        </w:tc>
        <w:tc>
          <w:tcPr>
            <w:tcW w:w="1263" w:type="dxa"/>
            <w:gridSpan w:val="2"/>
            <w:vMerge/>
            <w:tcBorders>
              <w:left w:val="nil"/>
              <w:right w:val="nil"/>
            </w:tcBorders>
          </w:tcPr>
          <w:p w14:paraId="5557E573" w14:textId="22F55355" w:rsidR="002949F6" w:rsidRPr="00A61235" w:rsidRDefault="002949F6" w:rsidP="002949F6">
            <w:pPr>
              <w:spacing w:line="240" w:lineRule="auto"/>
            </w:pPr>
          </w:p>
        </w:tc>
      </w:tr>
      <w:tr w:rsidR="002949F6" w14:paraId="6896293F" w14:textId="77777777" w:rsidTr="0062577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"/>
        </w:trPr>
        <w:tc>
          <w:tcPr>
            <w:tcW w:w="1772" w:type="dxa"/>
            <w:gridSpan w:val="2"/>
            <w:tcBorders>
              <w:top w:val="nil"/>
              <w:left w:val="nil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</w:tcPr>
          <w:p w14:paraId="74E820AB" w14:textId="554DBD95" w:rsidR="002949F6" w:rsidRPr="005D43E2" w:rsidRDefault="002949F6" w:rsidP="002949F6">
            <w:pPr>
              <w:spacing w:line="240" w:lineRule="auto"/>
              <w:rPr>
                <w:sz w:val="16"/>
              </w:rPr>
            </w:pPr>
          </w:p>
        </w:tc>
        <w:tc>
          <w:tcPr>
            <w:tcW w:w="1098" w:type="dxa"/>
            <w:gridSpan w:val="4"/>
            <w:tcBorders>
              <w:top w:val="nil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2" w:space="0" w:color="D0CECE" w:themeColor="background2" w:themeShade="E6"/>
            </w:tcBorders>
          </w:tcPr>
          <w:p w14:paraId="19D8681D" w14:textId="46F36A61" w:rsidR="002949F6" w:rsidRPr="005D43E2" w:rsidRDefault="002949F6" w:rsidP="002949F6">
            <w:pP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2170" w:type="dxa"/>
            <w:gridSpan w:val="3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2" w:space="0" w:color="D0CECE" w:themeColor="background2" w:themeShade="E6"/>
              <w:tl2br w:val="nil"/>
              <w:tr2bl w:val="nil"/>
            </w:tcBorders>
          </w:tcPr>
          <w:p w14:paraId="24133EF6" w14:textId="3CB37B16" w:rsidR="002949F6" w:rsidRPr="005D43E2" w:rsidRDefault="002949F6" w:rsidP="002949F6">
            <w:pPr>
              <w:spacing w:line="240" w:lineRule="auto"/>
              <w:rPr>
                <w:sz w:val="16"/>
              </w:rPr>
            </w:pPr>
          </w:p>
        </w:tc>
        <w:tc>
          <w:tcPr>
            <w:tcW w:w="1170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BFBFBF" w:themeColor="background1" w:themeShade="BF"/>
              <w:tl2br w:val="nil"/>
              <w:tr2bl w:val="nil"/>
            </w:tcBorders>
          </w:tcPr>
          <w:p w14:paraId="4A68943F" w14:textId="6A2F6477" w:rsidR="002949F6" w:rsidRPr="005D43E2" w:rsidRDefault="002949F6" w:rsidP="002949F6">
            <w:pPr>
              <w:spacing w:line="240" w:lineRule="auto"/>
              <w:rPr>
                <w:sz w:val="16"/>
              </w:rPr>
            </w:pPr>
          </w:p>
        </w:tc>
        <w:tc>
          <w:tcPr>
            <w:tcW w:w="1812" w:type="dxa"/>
            <w:gridSpan w:val="3"/>
            <w:vMerge/>
            <w:tcBorders>
              <w:left w:val="single" w:sz="4" w:space="0" w:color="BFBFBF" w:themeColor="background1" w:themeShade="BF"/>
              <w:right w:val="nil"/>
            </w:tcBorders>
            <w:vAlign w:val="center"/>
          </w:tcPr>
          <w:p w14:paraId="54ECFEBC" w14:textId="77777777" w:rsidR="002949F6" w:rsidRPr="00A61235" w:rsidRDefault="002949F6" w:rsidP="002949F6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1263" w:type="dxa"/>
            <w:gridSpan w:val="2"/>
            <w:vMerge/>
            <w:tcBorders>
              <w:left w:val="nil"/>
              <w:right w:val="nil"/>
            </w:tcBorders>
            <w:vAlign w:val="center"/>
          </w:tcPr>
          <w:p w14:paraId="202F1B24" w14:textId="3837EF88" w:rsidR="002949F6" w:rsidRPr="00A61235" w:rsidRDefault="002949F6" w:rsidP="002949F6">
            <w:pPr>
              <w:spacing w:line="240" w:lineRule="auto"/>
              <w:jc w:val="center"/>
              <w:rPr>
                <w:b/>
              </w:rPr>
            </w:pPr>
          </w:p>
        </w:tc>
      </w:tr>
      <w:tr w:rsidR="002949F6" w14:paraId="6DC21776" w14:textId="77777777" w:rsidTr="0062577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31"/>
        </w:trPr>
        <w:tc>
          <w:tcPr>
            <w:tcW w:w="1772" w:type="dxa"/>
            <w:gridSpan w:val="2"/>
            <w:tcBorders>
              <w:top w:val="single" w:sz="4" w:space="0" w:color="D0CECE" w:themeColor="background2" w:themeShade="E6"/>
              <w:left w:val="nil"/>
              <w:bottom w:val="single" w:sz="18" w:space="0" w:color="auto"/>
              <w:right w:val="single" w:sz="4" w:space="0" w:color="D0CECE" w:themeColor="background2" w:themeShade="E6"/>
            </w:tcBorders>
          </w:tcPr>
          <w:p w14:paraId="0E8B3DED" w14:textId="6AF7424B" w:rsidR="002949F6" w:rsidRPr="005D43E2" w:rsidRDefault="002949F6" w:rsidP="002949F6">
            <w:pPr>
              <w:tabs>
                <w:tab w:val="left" w:pos="1467"/>
              </w:tabs>
              <w:spacing w:line="240" w:lineRule="auto"/>
              <w:rPr>
                <w:sz w:val="16"/>
              </w:rPr>
            </w:pPr>
          </w:p>
        </w:tc>
        <w:tc>
          <w:tcPr>
            <w:tcW w:w="1098" w:type="dxa"/>
            <w:gridSpan w:val="4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18" w:space="0" w:color="auto"/>
              <w:right w:val="single" w:sz="2" w:space="0" w:color="D0CECE" w:themeColor="background2" w:themeShade="E6"/>
            </w:tcBorders>
          </w:tcPr>
          <w:p w14:paraId="5A584AAC" w14:textId="722560C1" w:rsidR="002949F6" w:rsidRPr="005D43E2" w:rsidRDefault="002949F6" w:rsidP="002949F6">
            <w:pP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2170" w:type="dxa"/>
            <w:gridSpan w:val="3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18" w:space="0" w:color="auto"/>
              <w:right w:val="single" w:sz="2" w:space="0" w:color="D0CECE" w:themeColor="background2" w:themeShade="E6"/>
              <w:tl2br w:val="nil"/>
              <w:tr2bl w:val="nil"/>
            </w:tcBorders>
          </w:tcPr>
          <w:p w14:paraId="7C8E2C3B" w14:textId="4427E06E" w:rsidR="002949F6" w:rsidRPr="005D43E2" w:rsidRDefault="002949F6" w:rsidP="002949F6">
            <w:pPr>
              <w:spacing w:line="240" w:lineRule="auto"/>
              <w:rPr>
                <w:sz w:val="16"/>
              </w:rPr>
            </w:pPr>
          </w:p>
        </w:tc>
        <w:tc>
          <w:tcPr>
            <w:tcW w:w="1170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18" w:space="0" w:color="auto"/>
              <w:right w:val="single" w:sz="4" w:space="0" w:color="BFBFBF" w:themeColor="background1" w:themeShade="BF"/>
              <w:tl2br w:val="nil"/>
              <w:tr2bl w:val="nil"/>
            </w:tcBorders>
          </w:tcPr>
          <w:p w14:paraId="7A97CB45" w14:textId="76BD0152" w:rsidR="002949F6" w:rsidRPr="005D43E2" w:rsidRDefault="002949F6" w:rsidP="002949F6">
            <w:pPr>
              <w:spacing w:line="240" w:lineRule="auto"/>
              <w:rPr>
                <w:sz w:val="16"/>
              </w:rPr>
            </w:pPr>
          </w:p>
        </w:tc>
        <w:tc>
          <w:tcPr>
            <w:tcW w:w="1812" w:type="dxa"/>
            <w:gridSpan w:val="3"/>
            <w:vMerge/>
            <w:tcBorders>
              <w:left w:val="single" w:sz="4" w:space="0" w:color="BFBFBF" w:themeColor="background1" w:themeShade="BF"/>
              <w:right w:val="nil"/>
            </w:tcBorders>
            <w:vAlign w:val="center"/>
          </w:tcPr>
          <w:p w14:paraId="197853EA" w14:textId="77777777" w:rsidR="002949F6" w:rsidRPr="005D43E2" w:rsidRDefault="002949F6" w:rsidP="002949F6">
            <w:pPr>
              <w:spacing w:line="240" w:lineRule="auto"/>
              <w:jc w:val="center"/>
              <w:rPr>
                <w:sz w:val="16"/>
              </w:rPr>
            </w:pPr>
          </w:p>
        </w:tc>
        <w:tc>
          <w:tcPr>
            <w:tcW w:w="1263" w:type="dxa"/>
            <w:gridSpan w:val="2"/>
            <w:vMerge/>
            <w:tcBorders>
              <w:left w:val="nil"/>
              <w:right w:val="nil"/>
            </w:tcBorders>
            <w:vAlign w:val="center"/>
          </w:tcPr>
          <w:p w14:paraId="50DB40FE" w14:textId="48C3C563" w:rsidR="002949F6" w:rsidRPr="005D43E2" w:rsidRDefault="002949F6" w:rsidP="002949F6">
            <w:pPr>
              <w:spacing w:line="240" w:lineRule="auto"/>
              <w:jc w:val="center"/>
              <w:rPr>
                <w:sz w:val="16"/>
              </w:rPr>
            </w:pPr>
          </w:p>
        </w:tc>
      </w:tr>
      <w:tr w:rsidR="002949F6" w14:paraId="39368BB4" w14:textId="77777777" w:rsidTr="007F08A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</w:trPr>
        <w:tc>
          <w:tcPr>
            <w:tcW w:w="9285" w:type="dxa"/>
            <w:gridSpan w:val="15"/>
            <w:tcBorders>
              <w:top w:val="single" w:sz="18" w:space="0" w:color="auto"/>
              <w:left w:val="nil"/>
              <w:bottom w:val="nil"/>
              <w:right w:val="nil"/>
            </w:tcBorders>
            <w:tcMar>
              <w:top w:w="142" w:type="dxa"/>
              <w:bottom w:w="113" w:type="dxa"/>
            </w:tcMar>
          </w:tcPr>
          <w:p w14:paraId="51D4AB9F" w14:textId="68F43D50" w:rsidR="002949F6" w:rsidRPr="004C08CC" w:rsidRDefault="002949F6" w:rsidP="002949F6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b/>
              </w:rPr>
            </w:pPr>
            <w:r>
              <w:rPr>
                <w:b/>
              </w:rPr>
              <w:t>OSOBY NAHLÁŠENÉ K POBYTU V POKOJI</w:t>
            </w:r>
          </w:p>
        </w:tc>
      </w:tr>
      <w:tr w:rsidR="002949F6" w14:paraId="36496A95" w14:textId="77777777" w:rsidTr="007F08A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7"/>
        </w:trPr>
        <w:tc>
          <w:tcPr>
            <w:tcW w:w="1876" w:type="dxa"/>
            <w:gridSpan w:val="3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D0CECE" w:themeColor="background2" w:themeShade="E6"/>
            </w:tcBorders>
            <w:tcMar>
              <w:top w:w="142" w:type="dxa"/>
              <w:bottom w:w="113" w:type="dxa"/>
            </w:tcMar>
          </w:tcPr>
          <w:p w14:paraId="06EC2BF3" w14:textId="77777777" w:rsidR="002949F6" w:rsidRPr="00F3166D" w:rsidRDefault="002949F6" w:rsidP="002949F6">
            <w:pPr>
              <w:spacing w:line="240" w:lineRule="auto"/>
              <w:rPr>
                <w:sz w:val="16"/>
              </w:rPr>
            </w:pPr>
            <w:r w:rsidRPr="00F3166D">
              <w:rPr>
                <w:sz w:val="16"/>
              </w:rPr>
              <w:t>Celkový počet osob:</w:t>
            </w:r>
          </w:p>
        </w:tc>
        <w:tc>
          <w:tcPr>
            <w:tcW w:w="784" w:type="dxa"/>
            <w:gridSpan w:val="2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BFBFBF" w:themeColor="background1" w:themeShade="BF"/>
              <w:right w:val="single" w:sz="4" w:space="0" w:color="D0CECE" w:themeColor="background2" w:themeShade="E6"/>
            </w:tcBorders>
          </w:tcPr>
          <w:p w14:paraId="1403D4CD" w14:textId="291DC7BB" w:rsidR="002949F6" w:rsidRPr="00F3166D" w:rsidRDefault="002949F6" w:rsidP="002949F6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6625" w:type="dxa"/>
            <w:gridSpan w:val="10"/>
            <w:tcBorders>
              <w:top w:val="nil"/>
              <w:left w:val="single" w:sz="4" w:space="0" w:color="D0CECE" w:themeColor="background2" w:themeShade="E6"/>
              <w:bottom w:val="single" w:sz="4" w:space="0" w:color="BFBFBF" w:themeColor="background1" w:themeShade="BF"/>
              <w:right w:val="nil"/>
            </w:tcBorders>
          </w:tcPr>
          <w:p w14:paraId="6AA4216C" w14:textId="79D417DD" w:rsidR="002949F6" w:rsidRPr="00F3166D" w:rsidRDefault="002949F6" w:rsidP="002949F6">
            <w:pPr>
              <w:spacing w:line="240" w:lineRule="auto"/>
              <w:rPr>
                <w:sz w:val="16"/>
              </w:rPr>
            </w:pPr>
            <w:r>
              <w:rPr>
                <w:sz w:val="16"/>
                <w:szCs w:val="16"/>
              </w:rPr>
              <w:t>J</w:t>
            </w:r>
            <w:r w:rsidRPr="00B57949">
              <w:rPr>
                <w:sz w:val="16"/>
                <w:szCs w:val="16"/>
              </w:rPr>
              <w:t>méno, trvalé bydliště, datum narození:</w:t>
            </w:r>
          </w:p>
        </w:tc>
      </w:tr>
    </w:tbl>
    <w:p w14:paraId="2832E19F" w14:textId="6BA7C2AD" w:rsidR="002D13B2" w:rsidRDefault="002D13B2" w:rsidP="00492B52">
      <w:pPr>
        <w:autoSpaceDE w:val="0"/>
        <w:spacing w:line="273" w:lineRule="exact"/>
        <w:ind w:left="142" w:right="4"/>
        <w:jc w:val="center"/>
        <w:rPr>
          <w:rFonts w:cs="Arial"/>
          <w:b/>
          <w:bCs/>
          <w:color w:val="040000"/>
          <w:sz w:val="18"/>
          <w:szCs w:val="21"/>
        </w:rPr>
      </w:pPr>
    </w:p>
    <w:p w14:paraId="1DE45B70" w14:textId="77777777" w:rsidR="002D13B2" w:rsidRDefault="002D13B2">
      <w:pPr>
        <w:suppressAutoHyphens w:val="0"/>
        <w:spacing w:after="160" w:line="259" w:lineRule="auto"/>
        <w:rPr>
          <w:rFonts w:cs="Arial"/>
          <w:b/>
          <w:bCs/>
          <w:color w:val="040000"/>
          <w:sz w:val="18"/>
          <w:szCs w:val="21"/>
        </w:rPr>
      </w:pPr>
      <w:r>
        <w:rPr>
          <w:rFonts w:cs="Arial"/>
          <w:b/>
          <w:bCs/>
          <w:color w:val="040000"/>
          <w:sz w:val="18"/>
          <w:szCs w:val="21"/>
        </w:rPr>
        <w:br w:type="page"/>
      </w:r>
    </w:p>
    <w:p w14:paraId="2FFAA568" w14:textId="43065F23" w:rsidR="00641C4E" w:rsidRDefault="00641C4E" w:rsidP="00161460">
      <w:pPr>
        <w:keepNext/>
        <w:autoSpaceDE w:val="0"/>
        <w:spacing w:line="273" w:lineRule="exact"/>
        <w:ind w:left="142" w:right="6"/>
        <w:jc w:val="center"/>
        <w:rPr>
          <w:rFonts w:cs="Arial"/>
          <w:b/>
          <w:bCs/>
          <w:color w:val="040000"/>
          <w:sz w:val="18"/>
          <w:szCs w:val="21"/>
        </w:rPr>
      </w:pPr>
      <w:r>
        <w:rPr>
          <w:rFonts w:cs="Arial"/>
          <w:b/>
          <w:bCs/>
          <w:color w:val="040000"/>
          <w:sz w:val="18"/>
          <w:szCs w:val="21"/>
        </w:rPr>
        <w:lastRenderedPageBreak/>
        <w:t>Úvod</w:t>
      </w:r>
    </w:p>
    <w:p w14:paraId="28984ADC" w14:textId="77777777" w:rsidR="00D72A0F" w:rsidRPr="00D72A0F" w:rsidRDefault="00D72A0F" w:rsidP="00D72A0F">
      <w:pPr>
        <w:numPr>
          <w:ilvl w:val="0"/>
          <w:numId w:val="3"/>
        </w:numPr>
        <w:autoSpaceDE w:val="0"/>
        <w:spacing w:before="216" w:line="254" w:lineRule="exact"/>
        <w:ind w:left="451" w:right="8" w:hanging="427"/>
        <w:rPr>
          <w:rFonts w:cs="Arial"/>
          <w:b/>
          <w:bCs/>
          <w:color w:val="040000"/>
          <w:sz w:val="18"/>
          <w:szCs w:val="21"/>
        </w:rPr>
      </w:pPr>
      <w:r>
        <w:rPr>
          <w:rFonts w:cs="Arial"/>
          <w:color w:val="000000"/>
          <w:sz w:val="18"/>
          <w:szCs w:val="21"/>
        </w:rPr>
        <w:t xml:space="preserve">První strana této smlouvy je členěna do částí oddělených </w:t>
      </w:r>
      <w:r w:rsidR="00CB2E57">
        <w:rPr>
          <w:rFonts w:cs="Arial"/>
          <w:color w:val="000000"/>
          <w:sz w:val="18"/>
          <w:szCs w:val="21"/>
        </w:rPr>
        <w:t xml:space="preserve">očíslovanými </w:t>
      </w:r>
      <w:r>
        <w:rPr>
          <w:rFonts w:cs="Arial"/>
          <w:color w:val="000000"/>
          <w:sz w:val="18"/>
          <w:szCs w:val="21"/>
        </w:rPr>
        <w:t>nadpisy, které jsou v následujícím textu značeny jako „oddíly“.</w:t>
      </w:r>
    </w:p>
    <w:p w14:paraId="5F0B1E31" w14:textId="3E63F79E" w:rsidR="004B23FA" w:rsidRPr="00480D67" w:rsidRDefault="00D6687F" w:rsidP="00641C4E">
      <w:pPr>
        <w:numPr>
          <w:ilvl w:val="0"/>
          <w:numId w:val="3"/>
        </w:numPr>
        <w:autoSpaceDE w:val="0"/>
        <w:spacing w:before="216" w:line="254" w:lineRule="exact"/>
        <w:ind w:left="451" w:right="8" w:hanging="427"/>
        <w:rPr>
          <w:rFonts w:cs="Arial"/>
          <w:b/>
          <w:bCs/>
          <w:color w:val="040000"/>
          <w:sz w:val="18"/>
          <w:szCs w:val="21"/>
        </w:rPr>
      </w:pPr>
      <w:r>
        <w:rPr>
          <w:rFonts w:cs="Arial"/>
          <w:color w:val="040000"/>
          <w:sz w:val="18"/>
          <w:szCs w:val="21"/>
        </w:rPr>
        <w:t xml:space="preserve">Tuto nájemní smlouvu </w:t>
      </w:r>
      <w:r w:rsidR="004B23FA" w:rsidRPr="00E84449">
        <w:rPr>
          <w:rFonts w:cs="Arial"/>
          <w:color w:val="040000"/>
          <w:sz w:val="18"/>
          <w:szCs w:val="21"/>
        </w:rPr>
        <w:t xml:space="preserve">uzavřeli dle </w:t>
      </w:r>
      <w:r w:rsidR="004B23FA" w:rsidRPr="00641C4E">
        <w:rPr>
          <w:rFonts w:cs="Arial"/>
          <w:sz w:val="18"/>
          <w:szCs w:val="21"/>
        </w:rPr>
        <w:t>vlastního</w:t>
      </w:r>
      <w:r w:rsidR="004B23FA" w:rsidRPr="00E84449">
        <w:rPr>
          <w:rFonts w:cs="Arial"/>
          <w:color w:val="040000"/>
          <w:sz w:val="18"/>
          <w:szCs w:val="21"/>
        </w:rPr>
        <w:t xml:space="preserve"> prohlášení svéprávní </w:t>
      </w:r>
      <w:r w:rsidR="004B23FA" w:rsidRPr="00E84449">
        <w:rPr>
          <w:rFonts w:cs="Arial"/>
          <w:color w:val="16100B"/>
          <w:sz w:val="18"/>
          <w:szCs w:val="21"/>
        </w:rPr>
        <w:t>úč</w:t>
      </w:r>
      <w:r w:rsidR="004B23FA" w:rsidRPr="00E84449">
        <w:rPr>
          <w:rFonts w:cs="Arial"/>
          <w:color w:val="040000"/>
          <w:sz w:val="18"/>
          <w:szCs w:val="21"/>
        </w:rPr>
        <w:t>astníc</w:t>
      </w:r>
      <w:r w:rsidR="004B23FA" w:rsidRPr="00E84449">
        <w:rPr>
          <w:rFonts w:cs="Arial"/>
          <w:color w:val="292724"/>
          <w:sz w:val="18"/>
          <w:szCs w:val="21"/>
        </w:rPr>
        <w:t xml:space="preserve">i </w:t>
      </w:r>
      <w:r w:rsidR="004B23FA" w:rsidRPr="00E84449">
        <w:rPr>
          <w:rFonts w:cs="Arial"/>
          <w:color w:val="040000"/>
          <w:sz w:val="18"/>
          <w:szCs w:val="21"/>
        </w:rPr>
        <w:t>(dále jen smluvní strany)</w:t>
      </w:r>
      <w:r>
        <w:rPr>
          <w:rFonts w:cs="Arial"/>
          <w:color w:val="000000"/>
          <w:sz w:val="18"/>
          <w:szCs w:val="21"/>
        </w:rPr>
        <w:t xml:space="preserve"> uvedení na první straně této smlouvy v oddílu „1. </w:t>
      </w:r>
      <w:r w:rsidR="00417642">
        <w:rPr>
          <w:rFonts w:cs="Arial"/>
          <w:color w:val="000000"/>
          <w:sz w:val="18"/>
          <w:szCs w:val="21"/>
        </w:rPr>
        <w:t>SMLUVNÍ STRANY</w:t>
      </w:r>
      <w:r>
        <w:rPr>
          <w:rFonts w:cs="Arial"/>
          <w:color w:val="000000"/>
          <w:sz w:val="18"/>
          <w:szCs w:val="21"/>
        </w:rPr>
        <w:t>“.</w:t>
      </w:r>
    </w:p>
    <w:p w14:paraId="7C040AF6" w14:textId="77777777" w:rsidR="00D6687F" w:rsidRPr="00A50FED" w:rsidRDefault="003E6707" w:rsidP="009A468D">
      <w:pPr>
        <w:numPr>
          <w:ilvl w:val="0"/>
          <w:numId w:val="3"/>
        </w:numPr>
        <w:autoSpaceDE w:val="0"/>
        <w:spacing w:before="216" w:line="254" w:lineRule="exact"/>
        <w:ind w:left="451" w:right="8" w:hanging="427"/>
        <w:rPr>
          <w:rFonts w:cs="Arial"/>
          <w:b/>
          <w:bCs/>
          <w:color w:val="040000"/>
          <w:sz w:val="18"/>
          <w:szCs w:val="21"/>
        </w:rPr>
      </w:pPr>
      <w:r>
        <w:rPr>
          <w:rFonts w:cs="Arial"/>
          <w:color w:val="000000"/>
          <w:sz w:val="18"/>
          <w:szCs w:val="21"/>
        </w:rPr>
        <w:t>Na první straně této smlouvy v oddílu „2. PARAMETRY SMLOUVY“ jsou uvedeny informace týkající se nájemního vztahu. Uvedené položky mohou mít číselné označení ve tvaru „#</w:t>
      </w:r>
      <w:r w:rsidR="00101740" w:rsidRPr="000C1A14">
        <w:rPr>
          <w:rFonts w:cs="Arial"/>
          <w:i/>
          <w:color w:val="000000"/>
          <w:sz w:val="18"/>
          <w:szCs w:val="21"/>
        </w:rPr>
        <w:t>(číslo)</w:t>
      </w:r>
      <w:r>
        <w:rPr>
          <w:rFonts w:cs="Arial"/>
          <w:color w:val="000000"/>
          <w:sz w:val="18"/>
          <w:szCs w:val="21"/>
        </w:rPr>
        <w:t>“</w:t>
      </w:r>
      <w:r w:rsidR="002446F8">
        <w:rPr>
          <w:rFonts w:cs="Arial"/>
          <w:color w:val="000000"/>
          <w:sz w:val="18"/>
          <w:szCs w:val="21"/>
        </w:rPr>
        <w:t xml:space="preserve"> (např. „#1“)</w:t>
      </w:r>
      <w:r w:rsidR="00CC5689">
        <w:rPr>
          <w:rFonts w:cs="Arial"/>
          <w:color w:val="000000"/>
          <w:sz w:val="18"/>
          <w:szCs w:val="21"/>
        </w:rPr>
        <w:t>. N</w:t>
      </w:r>
      <w:r>
        <w:rPr>
          <w:rFonts w:cs="Arial"/>
          <w:color w:val="000000"/>
          <w:sz w:val="18"/>
          <w:szCs w:val="21"/>
        </w:rPr>
        <w:t>a</w:t>
      </w:r>
      <w:r w:rsidR="00CC5689">
        <w:rPr>
          <w:rFonts w:cs="Arial"/>
          <w:color w:val="000000"/>
          <w:sz w:val="18"/>
          <w:szCs w:val="21"/>
        </w:rPr>
        <w:t xml:space="preserve"> takto označené položky je </w:t>
      </w:r>
      <w:r>
        <w:rPr>
          <w:rFonts w:cs="Arial"/>
          <w:color w:val="000000"/>
          <w:sz w:val="18"/>
          <w:szCs w:val="21"/>
        </w:rPr>
        <w:t>v následujícím textu odkazováno.</w:t>
      </w:r>
    </w:p>
    <w:p w14:paraId="3CB8E6C9" w14:textId="77777777" w:rsidR="00D6687F" w:rsidRPr="00641C4E" w:rsidRDefault="00D6687F" w:rsidP="00D6687F">
      <w:pPr>
        <w:autoSpaceDE w:val="0"/>
        <w:spacing w:before="225" w:line="220" w:lineRule="exact"/>
        <w:ind w:right="4"/>
        <w:jc w:val="center"/>
        <w:rPr>
          <w:rFonts w:cs="Arial"/>
          <w:b/>
          <w:bCs/>
          <w:color w:val="000000"/>
          <w:sz w:val="18"/>
          <w:szCs w:val="21"/>
        </w:rPr>
      </w:pPr>
      <w:r w:rsidRPr="00641C4E">
        <w:rPr>
          <w:rFonts w:cs="Arial"/>
          <w:b/>
          <w:bCs/>
          <w:color w:val="040000"/>
          <w:sz w:val="18"/>
          <w:szCs w:val="21"/>
        </w:rPr>
        <w:t>Článek I</w:t>
      </w:r>
      <w:r w:rsidRPr="00641C4E">
        <w:rPr>
          <w:rFonts w:cs="Arial"/>
          <w:b/>
          <w:bCs/>
          <w:color w:val="000000"/>
          <w:sz w:val="18"/>
          <w:szCs w:val="21"/>
        </w:rPr>
        <w:t>.</w:t>
      </w:r>
    </w:p>
    <w:p w14:paraId="6C942429" w14:textId="77777777" w:rsidR="00D6687F" w:rsidRPr="00641C4E" w:rsidRDefault="00D6687F" w:rsidP="00D6687F">
      <w:pPr>
        <w:autoSpaceDE w:val="0"/>
        <w:spacing w:line="273" w:lineRule="exact"/>
        <w:ind w:right="4"/>
        <w:jc w:val="center"/>
        <w:rPr>
          <w:rFonts w:cs="Arial"/>
          <w:b/>
          <w:bCs/>
          <w:color w:val="040000"/>
          <w:sz w:val="18"/>
          <w:szCs w:val="21"/>
        </w:rPr>
      </w:pPr>
      <w:r w:rsidRPr="00641C4E">
        <w:rPr>
          <w:rFonts w:cs="Arial"/>
          <w:b/>
          <w:bCs/>
          <w:color w:val="040000"/>
          <w:sz w:val="18"/>
          <w:szCs w:val="21"/>
        </w:rPr>
        <w:t>Předmět nájmu</w:t>
      </w:r>
    </w:p>
    <w:p w14:paraId="2BD49739" w14:textId="12EFB727" w:rsidR="00D6687F" w:rsidRPr="00641C4E" w:rsidRDefault="00936F45" w:rsidP="003F66BF">
      <w:pPr>
        <w:numPr>
          <w:ilvl w:val="0"/>
          <w:numId w:val="10"/>
        </w:numPr>
        <w:autoSpaceDE w:val="0"/>
        <w:spacing w:before="216" w:line="254" w:lineRule="exact"/>
        <w:ind w:left="451" w:right="8" w:hanging="427"/>
        <w:rPr>
          <w:rFonts w:cs="Arial"/>
          <w:color w:val="040000"/>
          <w:sz w:val="18"/>
          <w:szCs w:val="21"/>
        </w:rPr>
      </w:pPr>
      <w:r>
        <w:rPr>
          <w:rFonts w:cs="Arial"/>
          <w:sz w:val="18"/>
          <w:szCs w:val="21"/>
        </w:rPr>
        <w:t xml:space="preserve">Pronajímatel je </w:t>
      </w:r>
      <w:r w:rsidRPr="00936F45">
        <w:rPr>
          <w:rFonts w:cs="Arial"/>
          <w:sz w:val="18"/>
          <w:szCs w:val="21"/>
        </w:rPr>
        <w:t>dle výpisu z katastru nemovitostí</w:t>
      </w:r>
      <w:r w:rsidR="003F66BF">
        <w:rPr>
          <w:rFonts w:cs="Arial"/>
          <w:sz w:val="18"/>
          <w:szCs w:val="21"/>
        </w:rPr>
        <w:t xml:space="preserve"> </w:t>
      </w:r>
      <w:r w:rsidR="00223A35">
        <w:rPr>
          <w:rFonts w:cs="Arial"/>
          <w:sz w:val="18"/>
          <w:szCs w:val="21"/>
        </w:rPr>
        <w:t>vedeného</w:t>
      </w:r>
      <w:r w:rsidR="00616919">
        <w:rPr>
          <w:rFonts w:cs="Arial"/>
          <w:sz w:val="18"/>
          <w:szCs w:val="21"/>
        </w:rPr>
        <w:t xml:space="preserve"> příslušným katastrálním úřadem </w:t>
      </w:r>
      <w:r w:rsidR="001D03B7" w:rsidRPr="003F66BF">
        <w:rPr>
          <w:rFonts w:cs="Arial"/>
          <w:color w:val="040000"/>
          <w:sz w:val="18"/>
          <w:szCs w:val="21"/>
        </w:rPr>
        <w:t>vlastníkem</w:t>
      </w:r>
      <w:r w:rsidR="001D03B7">
        <w:rPr>
          <w:rFonts w:cs="Arial"/>
          <w:sz w:val="18"/>
          <w:szCs w:val="21"/>
        </w:rPr>
        <w:t xml:space="preserve"> nemovitosti </w:t>
      </w:r>
      <w:r w:rsidR="00616919">
        <w:rPr>
          <w:rFonts w:cs="Arial"/>
          <w:sz w:val="18"/>
          <w:szCs w:val="21"/>
        </w:rPr>
        <w:t xml:space="preserve">specifikované </w:t>
      </w:r>
      <w:r w:rsidR="001D03B7">
        <w:rPr>
          <w:rFonts w:cs="Arial"/>
          <w:sz w:val="18"/>
          <w:szCs w:val="21"/>
        </w:rPr>
        <w:t>v položce #1</w:t>
      </w:r>
      <w:r w:rsidR="00C555A4">
        <w:rPr>
          <w:rFonts w:cs="Arial"/>
          <w:sz w:val="18"/>
          <w:szCs w:val="21"/>
        </w:rPr>
        <w:t xml:space="preserve"> (dále jen „nemovitost“)</w:t>
      </w:r>
      <w:r w:rsidR="001D03B7">
        <w:rPr>
          <w:rFonts w:cs="Arial"/>
          <w:sz w:val="18"/>
          <w:szCs w:val="21"/>
        </w:rPr>
        <w:t>.</w:t>
      </w:r>
    </w:p>
    <w:p w14:paraId="2CDB8205" w14:textId="00A1D36A" w:rsidR="00D6687F" w:rsidRPr="00641C4E" w:rsidRDefault="00D6687F" w:rsidP="00641C4E">
      <w:pPr>
        <w:numPr>
          <w:ilvl w:val="0"/>
          <w:numId w:val="10"/>
        </w:numPr>
        <w:autoSpaceDE w:val="0"/>
        <w:spacing w:before="216" w:line="254" w:lineRule="exact"/>
        <w:ind w:left="451" w:right="8" w:hanging="427"/>
        <w:rPr>
          <w:rFonts w:cs="Arial"/>
          <w:color w:val="040000"/>
          <w:sz w:val="18"/>
          <w:szCs w:val="21"/>
        </w:rPr>
      </w:pPr>
      <w:r w:rsidRPr="00641C4E">
        <w:rPr>
          <w:rFonts w:cs="Arial"/>
          <w:color w:val="16100B"/>
          <w:sz w:val="18"/>
          <w:szCs w:val="21"/>
        </w:rPr>
        <w:t>Pronajímatel</w:t>
      </w:r>
      <w:r w:rsidRPr="00641C4E">
        <w:rPr>
          <w:rFonts w:cs="Arial"/>
          <w:color w:val="040000"/>
          <w:sz w:val="18"/>
          <w:szCs w:val="21"/>
        </w:rPr>
        <w:t xml:space="preserve"> přenechává nájemci </w:t>
      </w:r>
      <w:r w:rsidR="00C555A4">
        <w:rPr>
          <w:rFonts w:cs="Arial"/>
          <w:color w:val="040000"/>
          <w:sz w:val="18"/>
          <w:szCs w:val="21"/>
        </w:rPr>
        <w:t>nemovitost</w:t>
      </w:r>
      <w:r w:rsidRPr="00641C4E">
        <w:rPr>
          <w:rFonts w:cs="Arial"/>
          <w:color w:val="040000"/>
          <w:sz w:val="18"/>
          <w:szCs w:val="21"/>
        </w:rPr>
        <w:t xml:space="preserve"> </w:t>
      </w:r>
      <w:r w:rsidRPr="00641C4E">
        <w:rPr>
          <w:rFonts w:cs="Arial"/>
          <w:color w:val="16100B"/>
          <w:sz w:val="18"/>
          <w:szCs w:val="21"/>
        </w:rPr>
        <w:t xml:space="preserve">k zajištění </w:t>
      </w:r>
      <w:r w:rsidR="00B9458D">
        <w:rPr>
          <w:rFonts w:cs="Arial"/>
          <w:color w:val="16100B"/>
          <w:sz w:val="18"/>
          <w:szCs w:val="21"/>
        </w:rPr>
        <w:t>svých</w:t>
      </w:r>
      <w:r w:rsidRPr="00641C4E">
        <w:rPr>
          <w:rFonts w:cs="Arial"/>
          <w:color w:val="16100B"/>
          <w:sz w:val="18"/>
          <w:szCs w:val="21"/>
        </w:rPr>
        <w:t xml:space="preserve"> bytových potřeb</w:t>
      </w:r>
      <w:r w:rsidRPr="00641C4E">
        <w:rPr>
          <w:rFonts w:cs="Arial"/>
          <w:color w:val="040000"/>
          <w:sz w:val="18"/>
          <w:szCs w:val="21"/>
        </w:rPr>
        <w:t xml:space="preserve"> na dobu </w:t>
      </w:r>
      <w:r w:rsidR="00223A35">
        <w:rPr>
          <w:rFonts w:cs="Arial"/>
          <w:color w:val="040000"/>
          <w:sz w:val="18"/>
          <w:szCs w:val="21"/>
        </w:rPr>
        <w:t>uvedenou v položce č. #</w:t>
      </w:r>
      <w:r w:rsidR="00EF41D2">
        <w:rPr>
          <w:rFonts w:cs="Arial"/>
          <w:color w:val="040000"/>
          <w:sz w:val="18"/>
          <w:szCs w:val="21"/>
        </w:rPr>
        <w:t>3</w:t>
      </w:r>
      <w:r w:rsidR="00223A35">
        <w:rPr>
          <w:rFonts w:cs="Arial"/>
          <w:color w:val="040000"/>
          <w:sz w:val="18"/>
          <w:szCs w:val="21"/>
        </w:rPr>
        <w:t xml:space="preserve">, a to </w:t>
      </w:r>
      <w:r w:rsidRPr="00641C4E">
        <w:rPr>
          <w:rFonts w:cs="Arial"/>
          <w:color w:val="040000"/>
          <w:sz w:val="18"/>
          <w:szCs w:val="21"/>
        </w:rPr>
        <w:t xml:space="preserve">od </w:t>
      </w:r>
      <w:r w:rsidR="00223A35">
        <w:rPr>
          <w:rFonts w:cs="Arial"/>
          <w:color w:val="040000"/>
          <w:sz w:val="18"/>
          <w:szCs w:val="21"/>
        </w:rPr>
        <w:t>data viz položka č. #</w:t>
      </w:r>
      <w:r w:rsidR="00EF41D2">
        <w:rPr>
          <w:rFonts w:cs="Arial"/>
          <w:color w:val="040000"/>
          <w:sz w:val="18"/>
          <w:szCs w:val="21"/>
        </w:rPr>
        <w:t>4</w:t>
      </w:r>
      <w:r w:rsidRPr="00641C4E">
        <w:rPr>
          <w:rFonts w:cs="Arial"/>
          <w:color w:val="040000"/>
          <w:sz w:val="18"/>
          <w:szCs w:val="21"/>
        </w:rPr>
        <w:t xml:space="preserve"> do </w:t>
      </w:r>
      <w:r w:rsidR="00223A35">
        <w:rPr>
          <w:rFonts w:cs="Arial"/>
          <w:color w:val="040000"/>
          <w:sz w:val="18"/>
          <w:szCs w:val="21"/>
        </w:rPr>
        <w:t>data viz položka #</w:t>
      </w:r>
      <w:r w:rsidR="00EF41D2">
        <w:rPr>
          <w:rFonts w:cs="Arial"/>
          <w:color w:val="040000"/>
          <w:sz w:val="18"/>
          <w:szCs w:val="21"/>
        </w:rPr>
        <w:t>5</w:t>
      </w:r>
      <w:r w:rsidRPr="00641C4E">
        <w:rPr>
          <w:rFonts w:cs="Arial"/>
          <w:color w:val="040000"/>
          <w:sz w:val="18"/>
          <w:szCs w:val="21"/>
        </w:rPr>
        <w:t xml:space="preserve">. Pronajímatel souhlasí s </w:t>
      </w:r>
      <w:r w:rsidRPr="00641C4E">
        <w:rPr>
          <w:rFonts w:cs="Arial"/>
          <w:color w:val="16100B"/>
          <w:sz w:val="18"/>
          <w:szCs w:val="21"/>
        </w:rPr>
        <w:t>t</w:t>
      </w:r>
      <w:r w:rsidRPr="00641C4E">
        <w:rPr>
          <w:rFonts w:cs="Arial"/>
          <w:color w:val="040000"/>
          <w:sz w:val="18"/>
          <w:szCs w:val="21"/>
        </w:rPr>
        <w:t>ím</w:t>
      </w:r>
      <w:r w:rsidRPr="00641C4E">
        <w:rPr>
          <w:rFonts w:cs="Arial"/>
          <w:color w:val="16100B"/>
          <w:sz w:val="18"/>
          <w:szCs w:val="21"/>
        </w:rPr>
        <w:t xml:space="preserve">, </w:t>
      </w:r>
      <w:r w:rsidRPr="00641C4E">
        <w:rPr>
          <w:rFonts w:cs="Arial"/>
          <w:color w:val="040000"/>
          <w:sz w:val="18"/>
          <w:szCs w:val="21"/>
        </w:rPr>
        <w:t>že v</w:t>
      </w:r>
      <w:r w:rsidR="0091134F">
        <w:rPr>
          <w:rFonts w:cs="Arial"/>
          <w:color w:val="040000"/>
          <w:sz w:val="18"/>
          <w:szCs w:val="21"/>
        </w:rPr>
        <w:t> </w:t>
      </w:r>
      <w:r w:rsidRPr="00641C4E">
        <w:rPr>
          <w:rFonts w:cs="Arial"/>
          <w:color w:val="040000"/>
          <w:sz w:val="18"/>
          <w:szCs w:val="21"/>
        </w:rPr>
        <w:t>případě</w:t>
      </w:r>
      <w:r w:rsidR="0091134F">
        <w:rPr>
          <w:rFonts w:cs="Arial"/>
          <w:color w:val="040000"/>
          <w:sz w:val="18"/>
          <w:szCs w:val="21"/>
        </w:rPr>
        <w:t xml:space="preserve"> nájmu na dobu určitou a </w:t>
      </w:r>
      <w:r w:rsidRPr="00641C4E">
        <w:rPr>
          <w:rFonts w:cs="Arial"/>
          <w:color w:val="040000"/>
          <w:sz w:val="18"/>
          <w:szCs w:val="21"/>
        </w:rPr>
        <w:t xml:space="preserve">řádného plnění povinností nájemce </w:t>
      </w:r>
      <w:r w:rsidR="0091134F">
        <w:rPr>
          <w:rFonts w:cs="Arial"/>
          <w:color w:val="040000"/>
          <w:sz w:val="18"/>
          <w:szCs w:val="21"/>
        </w:rPr>
        <w:t xml:space="preserve">se </w:t>
      </w:r>
      <w:r w:rsidRPr="00641C4E">
        <w:rPr>
          <w:rFonts w:cs="Arial"/>
          <w:color w:val="040000"/>
          <w:sz w:val="18"/>
          <w:szCs w:val="21"/>
        </w:rPr>
        <w:t>na žádost nájemce doba nájmu prodlouž</w:t>
      </w:r>
      <w:r w:rsidRPr="00641C4E">
        <w:rPr>
          <w:rFonts w:cs="Arial"/>
          <w:color w:val="16100B"/>
          <w:sz w:val="18"/>
          <w:szCs w:val="21"/>
        </w:rPr>
        <w:t xml:space="preserve">í </w:t>
      </w:r>
      <w:r w:rsidRPr="00641C4E">
        <w:rPr>
          <w:rFonts w:cs="Arial"/>
          <w:color w:val="040000"/>
          <w:sz w:val="18"/>
          <w:szCs w:val="21"/>
        </w:rPr>
        <w:t>automaticky</w:t>
      </w:r>
      <w:r w:rsidRPr="00641C4E">
        <w:rPr>
          <w:rFonts w:cs="Arial"/>
          <w:color w:val="292724"/>
          <w:sz w:val="18"/>
          <w:szCs w:val="21"/>
        </w:rPr>
        <w:t xml:space="preserve">. </w:t>
      </w:r>
      <w:r w:rsidRPr="00641C4E">
        <w:rPr>
          <w:rFonts w:cs="Arial"/>
          <w:color w:val="040000"/>
          <w:sz w:val="18"/>
          <w:szCs w:val="21"/>
        </w:rPr>
        <w:t>Dokladem o prodloužení je písemné potvrze</w:t>
      </w:r>
      <w:r w:rsidRPr="00641C4E">
        <w:rPr>
          <w:rFonts w:cs="Arial"/>
          <w:color w:val="16100B"/>
          <w:sz w:val="18"/>
          <w:szCs w:val="21"/>
        </w:rPr>
        <w:t>n</w:t>
      </w:r>
      <w:r w:rsidRPr="00641C4E">
        <w:rPr>
          <w:rFonts w:cs="Arial"/>
          <w:color w:val="040000"/>
          <w:sz w:val="18"/>
          <w:szCs w:val="21"/>
        </w:rPr>
        <w:t>í p</w:t>
      </w:r>
      <w:r w:rsidRPr="00641C4E">
        <w:rPr>
          <w:rFonts w:cs="Arial"/>
          <w:color w:val="16100B"/>
          <w:sz w:val="18"/>
          <w:szCs w:val="21"/>
        </w:rPr>
        <w:t>r</w:t>
      </w:r>
      <w:r w:rsidRPr="00641C4E">
        <w:rPr>
          <w:rFonts w:cs="Arial"/>
          <w:color w:val="040000"/>
          <w:sz w:val="18"/>
          <w:szCs w:val="21"/>
        </w:rPr>
        <w:t>o</w:t>
      </w:r>
      <w:r w:rsidRPr="00641C4E">
        <w:rPr>
          <w:rFonts w:cs="Arial"/>
          <w:color w:val="16100B"/>
          <w:sz w:val="18"/>
          <w:szCs w:val="21"/>
        </w:rPr>
        <w:t>n</w:t>
      </w:r>
      <w:r w:rsidRPr="00641C4E">
        <w:rPr>
          <w:rFonts w:cs="Arial"/>
          <w:color w:val="040000"/>
          <w:sz w:val="18"/>
          <w:szCs w:val="21"/>
        </w:rPr>
        <w:t>ajímatele.</w:t>
      </w:r>
    </w:p>
    <w:p w14:paraId="79FDB879" w14:textId="741B934E" w:rsidR="00D6687F" w:rsidRPr="00EF54AD" w:rsidRDefault="00D6687F" w:rsidP="00641C4E">
      <w:pPr>
        <w:numPr>
          <w:ilvl w:val="0"/>
          <w:numId w:val="10"/>
        </w:numPr>
        <w:autoSpaceDE w:val="0"/>
        <w:spacing w:before="216" w:line="254" w:lineRule="exact"/>
        <w:ind w:left="451" w:right="8" w:hanging="427"/>
        <w:rPr>
          <w:rFonts w:cs="Arial"/>
          <w:color w:val="000000"/>
          <w:sz w:val="18"/>
          <w:szCs w:val="21"/>
        </w:rPr>
      </w:pPr>
      <w:r w:rsidRPr="00EF54AD">
        <w:rPr>
          <w:rFonts w:cs="Arial"/>
          <w:color w:val="040000"/>
          <w:sz w:val="18"/>
          <w:szCs w:val="21"/>
        </w:rPr>
        <w:t xml:space="preserve">Smluvní strany výslovně prohlašují, že </w:t>
      </w:r>
      <w:r w:rsidR="00AB66AA" w:rsidRPr="00EF54AD">
        <w:rPr>
          <w:rFonts w:cs="Arial"/>
          <w:color w:val="040000"/>
          <w:sz w:val="18"/>
          <w:szCs w:val="21"/>
        </w:rPr>
        <w:t xml:space="preserve">nemovitost </w:t>
      </w:r>
      <w:r w:rsidRPr="00EF54AD">
        <w:rPr>
          <w:rFonts w:cs="Arial"/>
          <w:color w:val="040000"/>
          <w:sz w:val="18"/>
          <w:szCs w:val="21"/>
        </w:rPr>
        <w:t>je způsobil</w:t>
      </w:r>
      <w:r w:rsidR="00AB66AA" w:rsidRPr="00EF54AD">
        <w:rPr>
          <w:rFonts w:cs="Arial"/>
          <w:color w:val="040000"/>
          <w:sz w:val="18"/>
          <w:szCs w:val="21"/>
        </w:rPr>
        <w:t>á</w:t>
      </w:r>
      <w:r w:rsidRPr="00EF54AD">
        <w:rPr>
          <w:rFonts w:cs="Arial"/>
          <w:color w:val="040000"/>
          <w:sz w:val="18"/>
          <w:szCs w:val="21"/>
        </w:rPr>
        <w:t xml:space="preserve"> k řádnému užívání (nastěhování a obývání)</w:t>
      </w:r>
      <w:r w:rsidRPr="00EF54AD">
        <w:rPr>
          <w:rFonts w:cs="Arial"/>
          <w:color w:val="292724"/>
          <w:sz w:val="18"/>
          <w:szCs w:val="21"/>
        </w:rPr>
        <w:t xml:space="preserve">, </w:t>
      </w:r>
      <w:r w:rsidRPr="00EF54AD">
        <w:rPr>
          <w:rFonts w:cs="Arial"/>
          <w:color w:val="040000"/>
          <w:sz w:val="18"/>
          <w:szCs w:val="21"/>
        </w:rPr>
        <w:t>a že nic nebrání k plnění této smlouvy nastěhováním nájemce</w:t>
      </w:r>
      <w:r w:rsidRPr="00EF54AD">
        <w:rPr>
          <w:rFonts w:cs="Arial"/>
          <w:color w:val="16100B"/>
          <w:sz w:val="18"/>
          <w:szCs w:val="21"/>
        </w:rPr>
        <w:t xml:space="preserve">. </w:t>
      </w:r>
      <w:r w:rsidRPr="00EF54AD">
        <w:rPr>
          <w:rFonts w:cs="Arial"/>
          <w:color w:val="040000"/>
          <w:sz w:val="18"/>
          <w:szCs w:val="21"/>
        </w:rPr>
        <w:t xml:space="preserve">Smluvní strany se dohodly, že o předání </w:t>
      </w:r>
      <w:r w:rsidR="007B4455" w:rsidRPr="00EF54AD">
        <w:rPr>
          <w:rFonts w:cs="Arial"/>
          <w:color w:val="040000"/>
          <w:sz w:val="18"/>
          <w:szCs w:val="21"/>
        </w:rPr>
        <w:t>nemovitosti</w:t>
      </w:r>
      <w:r w:rsidRPr="00EF54AD">
        <w:rPr>
          <w:rFonts w:cs="Arial"/>
          <w:color w:val="040000"/>
          <w:sz w:val="18"/>
          <w:szCs w:val="21"/>
        </w:rPr>
        <w:t xml:space="preserve"> bude vyhotoven předávací protokol, kter</w:t>
      </w:r>
      <w:r w:rsidRPr="00EF54AD">
        <w:rPr>
          <w:rFonts w:cs="Arial"/>
          <w:color w:val="16100B"/>
          <w:sz w:val="18"/>
          <w:szCs w:val="21"/>
        </w:rPr>
        <w:t xml:space="preserve">ý </w:t>
      </w:r>
      <w:r w:rsidRPr="00EF54AD">
        <w:rPr>
          <w:rFonts w:cs="Arial"/>
          <w:color w:val="040000"/>
          <w:sz w:val="18"/>
          <w:szCs w:val="21"/>
        </w:rPr>
        <w:t>bude jako příloha č</w:t>
      </w:r>
      <w:r w:rsidRPr="00EF54AD">
        <w:rPr>
          <w:rFonts w:cs="Arial"/>
          <w:color w:val="292724"/>
          <w:sz w:val="18"/>
          <w:szCs w:val="21"/>
        </w:rPr>
        <w:t xml:space="preserve">. </w:t>
      </w:r>
      <w:r w:rsidRPr="00EF54AD">
        <w:rPr>
          <w:rFonts w:cs="Arial"/>
          <w:color w:val="040000"/>
          <w:sz w:val="18"/>
          <w:szCs w:val="21"/>
        </w:rPr>
        <w:t>1 přiložen k této smlouvě</w:t>
      </w:r>
      <w:r w:rsidRPr="00EF54AD">
        <w:rPr>
          <w:rFonts w:cs="Arial"/>
          <w:color w:val="16100B"/>
          <w:sz w:val="18"/>
          <w:szCs w:val="21"/>
        </w:rPr>
        <w:t>.</w:t>
      </w:r>
      <w:r w:rsidRPr="00EF54AD">
        <w:rPr>
          <w:rFonts w:cs="Arial"/>
          <w:color w:val="000000"/>
          <w:sz w:val="18"/>
          <w:szCs w:val="21"/>
        </w:rPr>
        <w:t xml:space="preserve"> </w:t>
      </w:r>
    </w:p>
    <w:p w14:paraId="13B9AF4A" w14:textId="188B8073" w:rsidR="00D6687F" w:rsidRPr="00EF54AD" w:rsidRDefault="00D6687F" w:rsidP="00641C4E">
      <w:pPr>
        <w:numPr>
          <w:ilvl w:val="0"/>
          <w:numId w:val="10"/>
        </w:numPr>
        <w:autoSpaceDE w:val="0"/>
        <w:spacing w:before="216" w:line="254" w:lineRule="exact"/>
        <w:ind w:left="451" w:right="8" w:hanging="427"/>
        <w:rPr>
          <w:rFonts w:cs="Arial"/>
          <w:color w:val="000000"/>
          <w:sz w:val="18"/>
          <w:szCs w:val="21"/>
        </w:rPr>
      </w:pPr>
      <w:r w:rsidRPr="00EF54AD">
        <w:rPr>
          <w:rFonts w:cs="Arial"/>
          <w:color w:val="040000"/>
          <w:sz w:val="18"/>
          <w:szCs w:val="21"/>
        </w:rPr>
        <w:t xml:space="preserve">Nájemce </w:t>
      </w:r>
      <w:r w:rsidR="00904F89" w:rsidRPr="00EF54AD">
        <w:rPr>
          <w:rFonts w:cs="Arial"/>
          <w:color w:val="040000"/>
          <w:sz w:val="18"/>
          <w:szCs w:val="21"/>
        </w:rPr>
        <w:t>výslovně</w:t>
      </w:r>
      <w:r w:rsidR="00EF54AD">
        <w:rPr>
          <w:rFonts w:cs="Arial"/>
          <w:color w:val="040000"/>
          <w:sz w:val="18"/>
          <w:szCs w:val="21"/>
        </w:rPr>
        <w:t xml:space="preserve"> </w:t>
      </w:r>
      <w:r w:rsidR="00904F89" w:rsidRPr="00EF54AD">
        <w:rPr>
          <w:rFonts w:cs="Arial"/>
          <w:color w:val="040000"/>
          <w:sz w:val="18"/>
          <w:szCs w:val="21"/>
        </w:rPr>
        <w:t>potvrzuje</w:t>
      </w:r>
      <w:r w:rsidRPr="00EF54AD">
        <w:rPr>
          <w:rFonts w:cs="Arial"/>
          <w:color w:val="16100B"/>
          <w:sz w:val="18"/>
          <w:szCs w:val="21"/>
        </w:rPr>
        <w:t xml:space="preserve">, </w:t>
      </w:r>
      <w:r w:rsidRPr="00EF54AD">
        <w:rPr>
          <w:rFonts w:cs="Arial"/>
          <w:color w:val="040000"/>
          <w:sz w:val="18"/>
          <w:szCs w:val="21"/>
        </w:rPr>
        <w:t>že s</w:t>
      </w:r>
      <w:r w:rsidRPr="00EF54AD">
        <w:rPr>
          <w:rFonts w:cs="Arial"/>
          <w:color w:val="16100B"/>
          <w:sz w:val="18"/>
          <w:szCs w:val="21"/>
        </w:rPr>
        <w:t xml:space="preserve">i </w:t>
      </w:r>
      <w:r w:rsidR="002F4711" w:rsidRPr="00EF54AD">
        <w:rPr>
          <w:rFonts w:cs="Arial"/>
          <w:color w:val="040000"/>
          <w:sz w:val="18"/>
          <w:szCs w:val="21"/>
        </w:rPr>
        <w:t xml:space="preserve">nemovitost </w:t>
      </w:r>
      <w:r w:rsidRPr="00EF54AD">
        <w:rPr>
          <w:rFonts w:cs="Arial"/>
          <w:color w:val="040000"/>
          <w:sz w:val="18"/>
          <w:szCs w:val="21"/>
        </w:rPr>
        <w:t xml:space="preserve">před uzavřením </w:t>
      </w:r>
      <w:r w:rsidRPr="00EF54AD">
        <w:rPr>
          <w:rFonts w:cs="Arial"/>
          <w:color w:val="16100B"/>
          <w:sz w:val="18"/>
          <w:szCs w:val="21"/>
        </w:rPr>
        <w:t>t</w:t>
      </w:r>
      <w:r w:rsidRPr="00EF54AD">
        <w:rPr>
          <w:rFonts w:cs="Arial"/>
          <w:color w:val="040000"/>
          <w:sz w:val="18"/>
          <w:szCs w:val="21"/>
        </w:rPr>
        <w:t>éto smlouvy prohlédl</w:t>
      </w:r>
      <w:r w:rsidRPr="00EF54AD">
        <w:rPr>
          <w:rFonts w:cs="Arial"/>
          <w:color w:val="292724"/>
          <w:sz w:val="18"/>
          <w:szCs w:val="21"/>
        </w:rPr>
        <w:t xml:space="preserve">, </w:t>
      </w:r>
      <w:r w:rsidRPr="00EF54AD">
        <w:rPr>
          <w:rFonts w:cs="Arial"/>
          <w:color w:val="040000"/>
          <w:sz w:val="18"/>
          <w:szCs w:val="21"/>
        </w:rPr>
        <w:t xml:space="preserve">že </w:t>
      </w:r>
      <w:r w:rsidR="00EF722C" w:rsidRPr="00EF54AD">
        <w:rPr>
          <w:rFonts w:cs="Arial"/>
          <w:color w:val="040000"/>
          <w:sz w:val="18"/>
          <w:szCs w:val="21"/>
        </w:rPr>
        <w:t>její</w:t>
      </w:r>
      <w:r w:rsidRPr="00EF54AD">
        <w:rPr>
          <w:rFonts w:cs="Arial"/>
          <w:color w:val="040000"/>
          <w:sz w:val="18"/>
          <w:szCs w:val="21"/>
        </w:rPr>
        <w:t xml:space="preserve"> vybavení a stav odpovídá údajům v té</w:t>
      </w:r>
      <w:r w:rsidRPr="00EF54AD">
        <w:rPr>
          <w:rFonts w:cs="Arial"/>
          <w:color w:val="16100B"/>
          <w:sz w:val="18"/>
          <w:szCs w:val="21"/>
        </w:rPr>
        <w:t>t</w:t>
      </w:r>
      <w:r w:rsidRPr="00EF54AD">
        <w:rPr>
          <w:rFonts w:cs="Arial"/>
          <w:color w:val="040000"/>
          <w:sz w:val="18"/>
          <w:szCs w:val="21"/>
        </w:rPr>
        <w:t>o smlouvě a jeho představám</w:t>
      </w:r>
      <w:r w:rsidRPr="00EF54AD">
        <w:rPr>
          <w:rFonts w:cs="Arial"/>
          <w:color w:val="16100B"/>
          <w:sz w:val="18"/>
          <w:szCs w:val="21"/>
        </w:rPr>
        <w:t xml:space="preserve">, </w:t>
      </w:r>
      <w:r w:rsidRPr="00EF54AD">
        <w:rPr>
          <w:rFonts w:cs="Arial"/>
          <w:color w:val="040000"/>
          <w:sz w:val="18"/>
          <w:szCs w:val="21"/>
        </w:rPr>
        <w:t>a že takto jej od pronajímatele</w:t>
      </w:r>
      <w:r w:rsidR="00EF54AD">
        <w:rPr>
          <w:rFonts w:cs="Arial"/>
          <w:color w:val="040000"/>
          <w:sz w:val="18"/>
          <w:szCs w:val="21"/>
        </w:rPr>
        <w:t xml:space="preserve"> </w:t>
      </w:r>
      <w:r w:rsidRPr="00EF54AD">
        <w:rPr>
          <w:rFonts w:cs="Arial"/>
          <w:color w:val="040000"/>
          <w:sz w:val="18"/>
          <w:szCs w:val="21"/>
        </w:rPr>
        <w:t>bez připomínek přejímá</w:t>
      </w:r>
      <w:r w:rsidRPr="00EF54AD">
        <w:rPr>
          <w:rFonts w:cs="Arial"/>
          <w:color w:val="000000"/>
          <w:sz w:val="18"/>
          <w:szCs w:val="21"/>
        </w:rPr>
        <w:t>.</w:t>
      </w:r>
    </w:p>
    <w:p w14:paraId="02B1926B" w14:textId="77777777" w:rsidR="00D6687F" w:rsidRPr="00EF54AD" w:rsidRDefault="00D6687F" w:rsidP="00D6687F">
      <w:pPr>
        <w:autoSpaceDE w:val="0"/>
        <w:spacing w:before="220" w:line="220" w:lineRule="exact"/>
        <w:ind w:left="4396"/>
        <w:rPr>
          <w:rFonts w:cs="Arial"/>
          <w:b/>
          <w:bCs/>
          <w:color w:val="040000"/>
          <w:sz w:val="18"/>
          <w:szCs w:val="21"/>
        </w:rPr>
      </w:pPr>
      <w:r w:rsidRPr="00EF54AD">
        <w:rPr>
          <w:rFonts w:cs="Arial"/>
          <w:b/>
          <w:bCs/>
          <w:color w:val="040000"/>
          <w:sz w:val="18"/>
          <w:szCs w:val="21"/>
        </w:rPr>
        <w:t xml:space="preserve">Článek </w:t>
      </w:r>
      <w:r w:rsidRPr="00EF54AD">
        <w:rPr>
          <w:rFonts w:cs="Arial"/>
          <w:b/>
          <w:bCs/>
          <w:color w:val="16100B"/>
          <w:sz w:val="18"/>
          <w:szCs w:val="21"/>
        </w:rPr>
        <w:t>I</w:t>
      </w:r>
      <w:r w:rsidR="0029311A" w:rsidRPr="00EF54AD">
        <w:rPr>
          <w:rFonts w:cs="Arial"/>
          <w:b/>
          <w:bCs/>
          <w:color w:val="040000"/>
          <w:sz w:val="18"/>
          <w:szCs w:val="21"/>
        </w:rPr>
        <w:t>I.</w:t>
      </w:r>
    </w:p>
    <w:p w14:paraId="47871300" w14:textId="05F36C66" w:rsidR="00D6687F" w:rsidRPr="00EF54AD" w:rsidRDefault="00D6687F" w:rsidP="00D6687F">
      <w:pPr>
        <w:autoSpaceDE w:val="0"/>
        <w:spacing w:line="249" w:lineRule="exact"/>
        <w:ind w:left="2663"/>
        <w:rPr>
          <w:rFonts w:cs="Arial"/>
          <w:b/>
          <w:bCs/>
          <w:color w:val="040000"/>
          <w:sz w:val="18"/>
          <w:szCs w:val="21"/>
        </w:rPr>
      </w:pPr>
      <w:r w:rsidRPr="00EF54AD">
        <w:rPr>
          <w:rFonts w:cs="Arial"/>
          <w:b/>
          <w:bCs/>
          <w:color w:val="040000"/>
          <w:sz w:val="18"/>
          <w:szCs w:val="21"/>
        </w:rPr>
        <w:t xml:space="preserve">Nájemné a </w:t>
      </w:r>
      <w:r w:rsidRPr="00EF54AD">
        <w:rPr>
          <w:rFonts w:cs="Arial"/>
          <w:b/>
          <w:bCs/>
          <w:color w:val="16100B"/>
          <w:sz w:val="18"/>
          <w:szCs w:val="21"/>
        </w:rPr>
        <w:t>p</w:t>
      </w:r>
      <w:r w:rsidRPr="00EF54AD">
        <w:rPr>
          <w:rFonts w:cs="Arial"/>
          <w:b/>
          <w:bCs/>
          <w:color w:val="040000"/>
          <w:sz w:val="18"/>
          <w:szCs w:val="21"/>
        </w:rPr>
        <w:t>lněn</w:t>
      </w:r>
      <w:r w:rsidRPr="00EF54AD">
        <w:rPr>
          <w:rFonts w:cs="Arial"/>
          <w:b/>
          <w:bCs/>
          <w:color w:val="16100B"/>
          <w:sz w:val="18"/>
          <w:szCs w:val="21"/>
        </w:rPr>
        <w:t xml:space="preserve">í </w:t>
      </w:r>
      <w:r w:rsidRPr="00EF54AD">
        <w:rPr>
          <w:rFonts w:cs="Arial"/>
          <w:b/>
          <w:bCs/>
          <w:color w:val="040000"/>
          <w:sz w:val="18"/>
          <w:szCs w:val="21"/>
        </w:rPr>
        <w:t>s</w:t>
      </w:r>
      <w:r w:rsidRPr="00EF54AD">
        <w:rPr>
          <w:rFonts w:cs="Arial"/>
          <w:b/>
          <w:bCs/>
          <w:color w:val="16100B"/>
          <w:sz w:val="18"/>
          <w:szCs w:val="21"/>
        </w:rPr>
        <w:t>p</w:t>
      </w:r>
      <w:r w:rsidRPr="00EF54AD">
        <w:rPr>
          <w:rFonts w:cs="Arial"/>
          <w:b/>
          <w:bCs/>
          <w:color w:val="040000"/>
          <w:sz w:val="18"/>
          <w:szCs w:val="21"/>
        </w:rPr>
        <w:t xml:space="preserve">ojená s </w:t>
      </w:r>
      <w:r w:rsidRPr="00EF54AD">
        <w:rPr>
          <w:rFonts w:cs="Arial"/>
          <w:b/>
          <w:bCs/>
          <w:color w:val="16100B"/>
          <w:sz w:val="18"/>
          <w:szCs w:val="21"/>
        </w:rPr>
        <w:t>u</w:t>
      </w:r>
      <w:r w:rsidRPr="00EF54AD">
        <w:rPr>
          <w:rFonts w:cs="Arial"/>
          <w:b/>
          <w:bCs/>
          <w:color w:val="040000"/>
          <w:sz w:val="18"/>
          <w:szCs w:val="21"/>
        </w:rPr>
        <w:t xml:space="preserve">žíváním </w:t>
      </w:r>
      <w:r w:rsidR="00CF61A2" w:rsidRPr="00EF54AD">
        <w:rPr>
          <w:rFonts w:cs="Arial"/>
          <w:b/>
          <w:bCs/>
          <w:color w:val="040000"/>
          <w:sz w:val="18"/>
          <w:szCs w:val="21"/>
        </w:rPr>
        <w:t>nemovitosti</w:t>
      </w:r>
    </w:p>
    <w:p w14:paraId="4E9D416A" w14:textId="77777777" w:rsidR="00D6687F" w:rsidRPr="00EF54AD" w:rsidRDefault="00D6687F" w:rsidP="00A50FED">
      <w:pPr>
        <w:numPr>
          <w:ilvl w:val="0"/>
          <w:numId w:val="5"/>
        </w:numPr>
        <w:autoSpaceDE w:val="0"/>
        <w:spacing w:before="225" w:line="268" w:lineRule="exact"/>
        <w:ind w:left="475" w:right="9" w:hanging="412"/>
        <w:rPr>
          <w:rFonts w:cs="Arial"/>
          <w:color w:val="040000"/>
          <w:sz w:val="18"/>
          <w:szCs w:val="21"/>
        </w:rPr>
      </w:pPr>
      <w:r w:rsidRPr="00EF54AD">
        <w:rPr>
          <w:rFonts w:cs="Arial"/>
          <w:color w:val="040000"/>
          <w:sz w:val="18"/>
          <w:szCs w:val="21"/>
        </w:rPr>
        <w:t>Nájemné se dohodou smluvníc</w:t>
      </w:r>
      <w:r w:rsidRPr="00EF54AD">
        <w:rPr>
          <w:rFonts w:cs="Arial"/>
          <w:color w:val="16100B"/>
          <w:sz w:val="18"/>
          <w:szCs w:val="21"/>
        </w:rPr>
        <w:t xml:space="preserve">h </w:t>
      </w:r>
      <w:r w:rsidRPr="00EF54AD">
        <w:rPr>
          <w:rFonts w:cs="Arial"/>
          <w:color w:val="040000"/>
          <w:sz w:val="18"/>
          <w:szCs w:val="21"/>
        </w:rPr>
        <w:t>st</w:t>
      </w:r>
      <w:r w:rsidRPr="00EF54AD">
        <w:rPr>
          <w:rFonts w:cs="Arial"/>
          <w:color w:val="16100B"/>
          <w:sz w:val="18"/>
          <w:szCs w:val="21"/>
        </w:rPr>
        <w:t>r</w:t>
      </w:r>
      <w:r w:rsidRPr="00EF54AD">
        <w:rPr>
          <w:rFonts w:cs="Arial"/>
          <w:color w:val="040000"/>
          <w:sz w:val="18"/>
          <w:szCs w:val="21"/>
        </w:rPr>
        <w:t>an stanoví na</w:t>
      </w:r>
      <w:r w:rsidR="00A50FED" w:rsidRPr="00EF54AD">
        <w:rPr>
          <w:rFonts w:cs="Arial"/>
          <w:color w:val="040000"/>
          <w:sz w:val="18"/>
          <w:szCs w:val="21"/>
        </w:rPr>
        <w:t xml:space="preserve"> částku uvedenou v položce č. #</w:t>
      </w:r>
      <w:r w:rsidR="00DC638F" w:rsidRPr="00EF54AD">
        <w:rPr>
          <w:rFonts w:cs="Arial"/>
          <w:color w:val="040000"/>
          <w:sz w:val="18"/>
          <w:szCs w:val="21"/>
        </w:rPr>
        <w:t>6</w:t>
      </w:r>
      <w:r w:rsidR="00A50FED" w:rsidRPr="00EF54AD">
        <w:rPr>
          <w:rFonts w:cs="Arial"/>
          <w:color w:val="040000"/>
          <w:sz w:val="18"/>
          <w:szCs w:val="21"/>
        </w:rPr>
        <w:t xml:space="preserve"> vyjádřenou v </w:t>
      </w:r>
      <w:r w:rsidRPr="00EF54AD">
        <w:rPr>
          <w:rFonts w:cs="Arial"/>
          <w:color w:val="040000"/>
          <w:sz w:val="18"/>
          <w:szCs w:val="21"/>
        </w:rPr>
        <w:t>českých</w:t>
      </w:r>
      <w:r w:rsidR="00A50FED" w:rsidRPr="00EF54AD">
        <w:rPr>
          <w:rFonts w:cs="Arial"/>
          <w:color w:val="040000"/>
          <w:sz w:val="18"/>
          <w:szCs w:val="21"/>
        </w:rPr>
        <w:t xml:space="preserve"> korunách</w:t>
      </w:r>
      <w:r w:rsidRPr="00EF54AD">
        <w:rPr>
          <w:rFonts w:cs="Arial"/>
          <w:color w:val="040000"/>
          <w:sz w:val="18"/>
          <w:szCs w:val="21"/>
        </w:rPr>
        <w:t xml:space="preserve"> měsíčně. Tato částka obsahuje zálohy</w:t>
      </w:r>
      <w:r w:rsidR="00A50FED" w:rsidRPr="00EF54AD">
        <w:rPr>
          <w:rFonts w:cs="Arial"/>
          <w:color w:val="040000"/>
          <w:sz w:val="18"/>
          <w:szCs w:val="21"/>
        </w:rPr>
        <w:t xml:space="preserve"> na služby pro stanovený počet osob (viz oddíl „4. OSOBY NAHLÁŠENÉ K POBYTU V NEMOVITOSTI“) ve výši uvedené v oddílu „3. VÝPOČET ZÁLOH NA SLUŽBY“</w:t>
      </w:r>
      <w:r w:rsidRPr="00EF54AD">
        <w:rPr>
          <w:rFonts w:cs="Arial"/>
          <w:color w:val="040000"/>
          <w:sz w:val="18"/>
          <w:szCs w:val="21"/>
        </w:rPr>
        <w:t xml:space="preserve">. </w:t>
      </w:r>
      <w:r w:rsidR="006D33D0" w:rsidRPr="00EF54AD">
        <w:rPr>
          <w:rFonts w:cs="Arial"/>
          <w:color w:val="040000"/>
          <w:sz w:val="18"/>
          <w:szCs w:val="21"/>
        </w:rPr>
        <w:t>V případě, že v oddílu „3. VÝPOČET ZÁLOH NA SLUŽBY“ nejsou uvedeny zálohy na elektřinu a plyn, d</w:t>
      </w:r>
      <w:r w:rsidRPr="00EF54AD">
        <w:rPr>
          <w:rFonts w:cs="Arial"/>
          <w:color w:val="040000"/>
          <w:sz w:val="18"/>
          <w:szCs w:val="21"/>
        </w:rPr>
        <w:t>odávky plynu a elektřiny si zajistí nájemce sám (přepisem od pronajímatele) do 14 dnů od podpisu této smlouvy</w:t>
      </w:r>
      <w:r w:rsidRPr="00EF54AD">
        <w:rPr>
          <w:rFonts w:cs="Arial"/>
          <w:sz w:val="16"/>
        </w:rPr>
        <w:t xml:space="preserve"> </w:t>
      </w:r>
      <w:r w:rsidRPr="00EF54AD">
        <w:rPr>
          <w:rFonts w:cs="Arial"/>
          <w:color w:val="040000"/>
          <w:sz w:val="18"/>
          <w:szCs w:val="21"/>
        </w:rPr>
        <w:t>a ve stejné lhůtě 14 dnů je nájemce povinen poskytnout pronajímateli kopii smlouvy s konkrétním distributorem plynu a elektřiny.</w:t>
      </w:r>
    </w:p>
    <w:p w14:paraId="600DE358" w14:textId="56DAF7D4" w:rsidR="00D6687F" w:rsidRPr="00EF54AD" w:rsidRDefault="00D6687F" w:rsidP="00D6687F">
      <w:pPr>
        <w:numPr>
          <w:ilvl w:val="0"/>
          <w:numId w:val="5"/>
        </w:numPr>
        <w:autoSpaceDE w:val="0"/>
        <w:spacing w:before="225" w:line="268" w:lineRule="exact"/>
        <w:ind w:left="475" w:right="9" w:hanging="412"/>
        <w:rPr>
          <w:rFonts w:cs="Arial"/>
          <w:color w:val="040000"/>
          <w:sz w:val="18"/>
          <w:szCs w:val="21"/>
        </w:rPr>
      </w:pPr>
      <w:r w:rsidRPr="00EF54AD">
        <w:rPr>
          <w:rFonts w:cs="Arial"/>
          <w:color w:val="040000"/>
          <w:sz w:val="18"/>
          <w:szCs w:val="21"/>
        </w:rPr>
        <w:t>Pronajímatel se zavazuje vždy po obdržení vyúčtování od dodavatele vody a tepla bez zbytečného odkladu provést vyúčtování.</w:t>
      </w:r>
      <w:r w:rsidR="00511D5E">
        <w:rPr>
          <w:rFonts w:cs="Arial"/>
          <w:color w:val="040000"/>
          <w:sz w:val="18"/>
          <w:szCs w:val="21"/>
        </w:rPr>
        <w:t xml:space="preserve"> </w:t>
      </w:r>
      <w:r w:rsidR="00511D5E" w:rsidRPr="003E6AD7">
        <w:rPr>
          <w:rFonts w:cs="Arial"/>
          <w:color w:val="040000"/>
          <w:sz w:val="18"/>
          <w:szCs w:val="21"/>
        </w:rPr>
        <w:t xml:space="preserve">Vyúčtování bude rozpočítáno </w:t>
      </w:r>
      <w:r w:rsidR="002B6794" w:rsidRPr="003E6AD7">
        <w:rPr>
          <w:rFonts w:cs="Arial"/>
          <w:color w:val="040000"/>
          <w:sz w:val="18"/>
          <w:szCs w:val="21"/>
        </w:rPr>
        <w:t>dle počtu</w:t>
      </w:r>
      <w:r w:rsidR="00511D5E" w:rsidRPr="003E6AD7">
        <w:rPr>
          <w:rFonts w:cs="Arial"/>
          <w:color w:val="040000"/>
          <w:sz w:val="18"/>
          <w:szCs w:val="21"/>
        </w:rPr>
        <w:t xml:space="preserve"> pokojů v bytě.</w:t>
      </w:r>
      <w:r w:rsidRPr="00EF54AD">
        <w:rPr>
          <w:rFonts w:cs="Arial"/>
          <w:color w:val="040000"/>
          <w:sz w:val="18"/>
          <w:szCs w:val="21"/>
        </w:rPr>
        <w:t xml:space="preserve"> Nejméně 1x za 12 kalendářních měsíců. Případný přeplatek či nedoplatek uhradí příslušná smluvní strana na bankovní účet protistrany do 14 dnů od předání vyúčtování.</w:t>
      </w:r>
      <w:r w:rsidR="00306AE4" w:rsidRPr="00EF54AD">
        <w:rPr>
          <w:rFonts w:cs="Arial"/>
          <w:color w:val="040000"/>
          <w:sz w:val="18"/>
          <w:szCs w:val="21"/>
        </w:rPr>
        <w:t xml:space="preserve"> Pronajímatel si vyhrazuje právo započíst případný přeplatek do budoucích úhrad nájemného.</w:t>
      </w:r>
    </w:p>
    <w:p w14:paraId="57BAA225" w14:textId="2A9FCB73" w:rsidR="00D6687F" w:rsidRPr="00EF54AD" w:rsidRDefault="00D6687F" w:rsidP="00BF01C9">
      <w:pPr>
        <w:numPr>
          <w:ilvl w:val="0"/>
          <w:numId w:val="5"/>
        </w:numPr>
        <w:autoSpaceDE w:val="0"/>
        <w:spacing w:before="225" w:line="268" w:lineRule="exact"/>
        <w:ind w:left="476" w:right="11" w:hanging="414"/>
        <w:rPr>
          <w:rFonts w:cs="Arial"/>
          <w:color w:val="040000"/>
          <w:sz w:val="18"/>
          <w:szCs w:val="21"/>
        </w:rPr>
      </w:pPr>
      <w:r w:rsidRPr="00EF54AD">
        <w:rPr>
          <w:rFonts w:cs="Arial"/>
          <w:color w:val="040000"/>
          <w:sz w:val="18"/>
          <w:szCs w:val="21"/>
        </w:rPr>
        <w:t>Nájemce se zavazuje plat</w:t>
      </w:r>
      <w:r w:rsidRPr="00EF54AD">
        <w:rPr>
          <w:rFonts w:cs="Arial"/>
          <w:color w:val="16100B"/>
          <w:sz w:val="18"/>
          <w:szCs w:val="21"/>
        </w:rPr>
        <w:t>i</w:t>
      </w:r>
      <w:r w:rsidRPr="00EF54AD">
        <w:rPr>
          <w:rFonts w:cs="Arial"/>
          <w:color w:val="040000"/>
          <w:sz w:val="18"/>
          <w:szCs w:val="21"/>
        </w:rPr>
        <w:t>t p</w:t>
      </w:r>
      <w:r w:rsidRPr="00EF54AD">
        <w:rPr>
          <w:rFonts w:cs="Arial"/>
          <w:color w:val="16100B"/>
          <w:sz w:val="18"/>
          <w:szCs w:val="21"/>
        </w:rPr>
        <w:t>r</w:t>
      </w:r>
      <w:r w:rsidRPr="00EF54AD">
        <w:rPr>
          <w:rFonts w:cs="Arial"/>
          <w:color w:val="040000"/>
          <w:sz w:val="18"/>
          <w:szCs w:val="21"/>
        </w:rPr>
        <w:t xml:space="preserve">onajímateli nájemné měsíčně, a to vždy do </w:t>
      </w:r>
      <w:r w:rsidR="00834F9A" w:rsidRPr="00EF54AD">
        <w:rPr>
          <w:rFonts w:cs="Arial"/>
          <w:color w:val="040000"/>
          <w:sz w:val="18"/>
          <w:szCs w:val="21"/>
        </w:rPr>
        <w:t>data uvedeného v položce #</w:t>
      </w:r>
      <w:r w:rsidR="008E2F78">
        <w:rPr>
          <w:rFonts w:cs="Arial"/>
          <w:color w:val="040000"/>
          <w:sz w:val="18"/>
          <w:szCs w:val="21"/>
        </w:rPr>
        <w:t>9</w:t>
      </w:r>
      <w:r w:rsidRPr="00EF54AD">
        <w:rPr>
          <w:rFonts w:cs="Arial"/>
          <w:color w:val="080200"/>
          <w:sz w:val="18"/>
          <w:szCs w:val="21"/>
        </w:rPr>
        <w:t xml:space="preserve">. Nájemné se platí bankovním </w:t>
      </w:r>
      <w:r w:rsidRPr="00EF54AD">
        <w:rPr>
          <w:rFonts w:cs="Arial"/>
          <w:sz w:val="18"/>
          <w:szCs w:val="21"/>
        </w:rPr>
        <w:t xml:space="preserve">převodem na </w:t>
      </w:r>
      <w:r w:rsidR="00834F9A" w:rsidRPr="00EF54AD">
        <w:rPr>
          <w:rFonts w:cs="Arial"/>
          <w:sz w:val="18"/>
          <w:szCs w:val="21"/>
        </w:rPr>
        <w:t xml:space="preserve">bankovní </w:t>
      </w:r>
      <w:r w:rsidRPr="00EF54AD">
        <w:rPr>
          <w:rFonts w:cs="Arial"/>
          <w:sz w:val="18"/>
          <w:szCs w:val="21"/>
        </w:rPr>
        <w:t>účet</w:t>
      </w:r>
      <w:r w:rsidR="00834F9A" w:rsidRPr="00EF54AD">
        <w:rPr>
          <w:rFonts w:cs="Arial"/>
          <w:sz w:val="18"/>
          <w:szCs w:val="21"/>
        </w:rPr>
        <w:t xml:space="preserve"> uvedený v položce #</w:t>
      </w:r>
      <w:r w:rsidR="008E2F78">
        <w:rPr>
          <w:rFonts w:cs="Arial"/>
          <w:sz w:val="18"/>
          <w:szCs w:val="21"/>
        </w:rPr>
        <w:t>8</w:t>
      </w:r>
      <w:r w:rsidR="00E200DD" w:rsidRPr="00EF54AD">
        <w:rPr>
          <w:rFonts w:cs="Arial"/>
          <w:sz w:val="18"/>
          <w:szCs w:val="21"/>
        </w:rPr>
        <w:t>, a s užitím variabilního symbolu dle položky #</w:t>
      </w:r>
      <w:r w:rsidR="008E2F78">
        <w:rPr>
          <w:rFonts w:cs="Arial"/>
          <w:sz w:val="18"/>
          <w:szCs w:val="21"/>
        </w:rPr>
        <w:t>7</w:t>
      </w:r>
      <w:r w:rsidRPr="00EF54AD">
        <w:rPr>
          <w:rFonts w:cs="Arial"/>
          <w:sz w:val="18"/>
          <w:szCs w:val="21"/>
        </w:rPr>
        <w:t>.</w:t>
      </w:r>
    </w:p>
    <w:p w14:paraId="712509EC" w14:textId="06801D5B" w:rsidR="0024495E" w:rsidRPr="00EF54AD" w:rsidRDefault="0024495E" w:rsidP="00BF01C9">
      <w:pPr>
        <w:numPr>
          <w:ilvl w:val="0"/>
          <w:numId w:val="5"/>
        </w:numPr>
        <w:autoSpaceDE w:val="0"/>
        <w:spacing w:before="225" w:line="268" w:lineRule="exact"/>
        <w:ind w:left="476" w:right="11" w:hanging="414"/>
        <w:rPr>
          <w:rFonts w:cs="Arial"/>
          <w:color w:val="040000"/>
          <w:sz w:val="18"/>
          <w:szCs w:val="21"/>
        </w:rPr>
      </w:pPr>
      <w:r w:rsidRPr="00EF54AD">
        <w:rPr>
          <w:rFonts w:cs="Arial"/>
          <w:sz w:val="18"/>
          <w:szCs w:val="21"/>
        </w:rPr>
        <w:t xml:space="preserve">Pronajímatel má právo jednou ročně jednostranně zvýšit nájemné. Při zvýšení nájemného vezme pronajímatel v úvahu zvýšení nájmu v místně a typově podobných </w:t>
      </w:r>
      <w:r w:rsidR="006F28DE" w:rsidRPr="00EF54AD">
        <w:rPr>
          <w:rFonts w:cs="Arial"/>
          <w:sz w:val="18"/>
          <w:szCs w:val="21"/>
        </w:rPr>
        <w:t>nemovitostech</w:t>
      </w:r>
      <w:r w:rsidRPr="00EF54AD">
        <w:rPr>
          <w:rFonts w:cs="Arial"/>
          <w:sz w:val="18"/>
          <w:szCs w:val="21"/>
        </w:rPr>
        <w:t>, jaký je předmětem nájmu dle této smlouvy. Zvýšení nájemného oznámí nájemci alespoň měsíc před splatností nového, vyššího nájemného. Při snížení nájemného strany postupují obdobně.</w:t>
      </w:r>
    </w:p>
    <w:p w14:paraId="31836B61" w14:textId="19B23F51" w:rsidR="00D6687F" w:rsidRPr="00EF54AD" w:rsidRDefault="00D6687F" w:rsidP="004A1E4C">
      <w:pPr>
        <w:numPr>
          <w:ilvl w:val="0"/>
          <w:numId w:val="5"/>
        </w:numPr>
        <w:autoSpaceDE w:val="0"/>
        <w:spacing w:before="225" w:line="268" w:lineRule="exact"/>
        <w:ind w:left="476" w:right="11" w:hanging="414"/>
        <w:rPr>
          <w:rFonts w:cs="Arial"/>
          <w:color w:val="040000"/>
          <w:sz w:val="18"/>
          <w:szCs w:val="21"/>
        </w:rPr>
      </w:pPr>
      <w:r w:rsidRPr="00EF54AD">
        <w:rPr>
          <w:rFonts w:cs="Arial"/>
          <w:sz w:val="18"/>
          <w:szCs w:val="21"/>
        </w:rPr>
        <w:t xml:space="preserve">Nezaplatí-Ii nájemce nájemné v uvedeném termínu, je povinen zaplatit pronajímateli </w:t>
      </w:r>
      <w:r w:rsidR="0067125F">
        <w:rPr>
          <w:rFonts w:cs="Arial"/>
          <w:sz w:val="18"/>
          <w:szCs w:val="21"/>
        </w:rPr>
        <w:t xml:space="preserve">zákonný </w:t>
      </w:r>
      <w:r w:rsidRPr="00EF54AD">
        <w:rPr>
          <w:rFonts w:cs="Arial"/>
          <w:sz w:val="18"/>
          <w:szCs w:val="21"/>
        </w:rPr>
        <w:t xml:space="preserve">úrok z prodlení </w:t>
      </w:r>
      <w:r w:rsidR="0067125F">
        <w:rPr>
          <w:rFonts w:cs="Arial"/>
          <w:sz w:val="18"/>
          <w:szCs w:val="21"/>
        </w:rPr>
        <w:t>z</w:t>
      </w:r>
      <w:r w:rsidR="00726F76">
        <w:rPr>
          <w:rFonts w:cs="Arial"/>
          <w:sz w:val="18"/>
          <w:szCs w:val="21"/>
        </w:rPr>
        <w:t> </w:t>
      </w:r>
      <w:r w:rsidRPr="00EF54AD">
        <w:rPr>
          <w:rFonts w:cs="Arial"/>
          <w:sz w:val="18"/>
          <w:szCs w:val="21"/>
        </w:rPr>
        <w:t>dlužné částky</w:t>
      </w:r>
      <w:r w:rsidR="008D25EF">
        <w:rPr>
          <w:rFonts w:cs="Arial"/>
          <w:sz w:val="18"/>
          <w:szCs w:val="21"/>
        </w:rPr>
        <w:t>, a to v souladu s platnými českými právními předpisy</w:t>
      </w:r>
      <w:r w:rsidR="00EF6780">
        <w:rPr>
          <w:rFonts w:cs="Arial"/>
          <w:sz w:val="18"/>
          <w:szCs w:val="21"/>
        </w:rPr>
        <w:t>.</w:t>
      </w:r>
      <w:r w:rsidR="00CE4C63" w:rsidRPr="00EF54AD">
        <w:rPr>
          <w:rFonts w:cs="Arial"/>
          <w:sz w:val="18"/>
          <w:szCs w:val="21"/>
        </w:rPr>
        <w:t xml:space="preserve">  </w:t>
      </w:r>
      <w:r w:rsidR="00EF6780">
        <w:rPr>
          <w:rFonts w:cs="Arial"/>
          <w:sz w:val="18"/>
          <w:szCs w:val="21"/>
        </w:rPr>
        <w:t>D</w:t>
      </w:r>
      <w:r w:rsidR="00CE4C63" w:rsidRPr="00EF54AD">
        <w:rPr>
          <w:rFonts w:cs="Arial"/>
          <w:sz w:val="18"/>
          <w:szCs w:val="21"/>
        </w:rPr>
        <w:t xml:space="preserve">ále je pronajímatel </w:t>
      </w:r>
      <w:r w:rsidR="004F5D64">
        <w:rPr>
          <w:rFonts w:cs="Arial"/>
          <w:sz w:val="18"/>
          <w:szCs w:val="21"/>
        </w:rPr>
        <w:t>oprávněn po nájemci požadovat</w:t>
      </w:r>
      <w:r w:rsidR="00CE4C63" w:rsidRPr="00EF54AD">
        <w:rPr>
          <w:rFonts w:cs="Arial"/>
          <w:sz w:val="18"/>
          <w:szCs w:val="21"/>
        </w:rPr>
        <w:t xml:space="preserve"> dle § 2254 občanského zákoníku </w:t>
      </w:r>
      <w:r w:rsidR="004F5D64">
        <w:rPr>
          <w:rFonts w:cs="Arial"/>
          <w:sz w:val="18"/>
          <w:szCs w:val="21"/>
        </w:rPr>
        <w:t>smluvní pokutu ve výši 0,2</w:t>
      </w:r>
      <w:r w:rsidR="00EF6780">
        <w:rPr>
          <w:rFonts w:cs="Arial"/>
          <w:sz w:val="18"/>
          <w:szCs w:val="21"/>
        </w:rPr>
        <w:t xml:space="preserve">5 </w:t>
      </w:r>
      <w:r w:rsidR="004F5D64">
        <w:rPr>
          <w:rFonts w:cs="Arial"/>
          <w:sz w:val="18"/>
          <w:szCs w:val="21"/>
        </w:rPr>
        <w:t>% z dlužné částky za každý</w:t>
      </w:r>
      <w:r w:rsidR="00CA77B8">
        <w:rPr>
          <w:rFonts w:cs="Arial"/>
          <w:sz w:val="18"/>
          <w:szCs w:val="21"/>
        </w:rPr>
        <w:t xml:space="preserve"> i</w:t>
      </w:r>
      <w:r w:rsidR="004F5D64">
        <w:rPr>
          <w:rFonts w:cs="Arial"/>
          <w:sz w:val="18"/>
          <w:szCs w:val="21"/>
        </w:rPr>
        <w:t xml:space="preserve"> </w:t>
      </w:r>
      <w:r w:rsidR="004F5D64">
        <w:rPr>
          <w:rFonts w:cs="Arial"/>
          <w:sz w:val="18"/>
          <w:szCs w:val="21"/>
        </w:rPr>
        <w:lastRenderedPageBreak/>
        <w:t>započatý den prodlení.</w:t>
      </w:r>
      <w:r w:rsidR="00CE4C63" w:rsidRPr="00EF54AD">
        <w:rPr>
          <w:rFonts w:cs="Arial"/>
          <w:sz w:val="18"/>
          <w:szCs w:val="21"/>
        </w:rPr>
        <w:t xml:space="preserve"> </w:t>
      </w:r>
      <w:r w:rsidRPr="00EF54AD">
        <w:rPr>
          <w:rFonts w:cs="Arial"/>
          <w:sz w:val="18"/>
          <w:szCs w:val="21"/>
        </w:rPr>
        <w:t xml:space="preserve"> </w:t>
      </w:r>
      <w:r w:rsidR="00155A48" w:rsidRPr="00EF54AD">
        <w:rPr>
          <w:rFonts w:cs="Arial"/>
          <w:sz w:val="18"/>
          <w:szCs w:val="21"/>
        </w:rPr>
        <w:t xml:space="preserve">Smluvní pokuta je stranami považována za přiměřenou a neodporující dobrým mravům a neodporující § 2239 občanského zákoníku. </w:t>
      </w:r>
      <w:r w:rsidRPr="00EF54AD">
        <w:rPr>
          <w:rFonts w:cs="Arial"/>
          <w:sz w:val="18"/>
          <w:szCs w:val="21"/>
        </w:rPr>
        <w:t xml:space="preserve">Pro případ, že nájemce nezaplatí nájemné ve výši </w:t>
      </w:r>
      <w:r w:rsidRPr="00EF54AD">
        <w:rPr>
          <w:rFonts w:cs="Arial"/>
          <w:color w:val="020000"/>
          <w:sz w:val="18"/>
          <w:szCs w:val="21"/>
        </w:rPr>
        <w:t>odpo</w:t>
      </w:r>
      <w:r w:rsidRPr="00EF54AD">
        <w:rPr>
          <w:rFonts w:cs="Arial"/>
          <w:color w:val="080200"/>
          <w:sz w:val="18"/>
          <w:szCs w:val="21"/>
        </w:rPr>
        <w:t>vídaj</w:t>
      </w:r>
      <w:r w:rsidRPr="00EF54AD">
        <w:rPr>
          <w:rFonts w:cs="Arial"/>
          <w:color w:val="020000"/>
          <w:sz w:val="18"/>
          <w:szCs w:val="21"/>
        </w:rPr>
        <w:t>í</w:t>
      </w:r>
      <w:r w:rsidRPr="00EF54AD">
        <w:rPr>
          <w:rFonts w:cs="Arial"/>
          <w:color w:val="080200"/>
          <w:sz w:val="18"/>
          <w:szCs w:val="21"/>
        </w:rPr>
        <w:t xml:space="preserve">cí </w:t>
      </w:r>
      <w:r w:rsidRPr="00EF54AD">
        <w:rPr>
          <w:rFonts w:cs="Arial"/>
          <w:color w:val="020000"/>
          <w:sz w:val="18"/>
          <w:szCs w:val="21"/>
        </w:rPr>
        <w:t>tro</w:t>
      </w:r>
      <w:r w:rsidRPr="00EF54AD">
        <w:rPr>
          <w:rFonts w:cs="Arial"/>
          <w:color w:val="080200"/>
          <w:sz w:val="18"/>
          <w:szCs w:val="21"/>
        </w:rPr>
        <w:t xml:space="preserve">jnásobku měsíčního nájemného, je pronajímatel oprávněn nájem </w:t>
      </w:r>
      <w:r w:rsidR="00405CCF" w:rsidRPr="00EF54AD">
        <w:rPr>
          <w:rFonts w:cs="Arial"/>
          <w:color w:val="080200"/>
          <w:sz w:val="18"/>
          <w:szCs w:val="21"/>
        </w:rPr>
        <w:t>nemovitosti</w:t>
      </w:r>
      <w:r w:rsidRPr="00EF54AD">
        <w:rPr>
          <w:rFonts w:cs="Arial"/>
          <w:color w:val="37332D"/>
          <w:sz w:val="18"/>
          <w:szCs w:val="21"/>
        </w:rPr>
        <w:t xml:space="preserve"> </w:t>
      </w:r>
      <w:r w:rsidRPr="00EF54AD">
        <w:rPr>
          <w:rFonts w:cs="Arial"/>
          <w:color w:val="080200"/>
          <w:sz w:val="18"/>
          <w:szCs w:val="21"/>
        </w:rPr>
        <w:t>vy</w:t>
      </w:r>
      <w:r w:rsidRPr="00EF54AD">
        <w:rPr>
          <w:rFonts w:cs="Arial"/>
          <w:color w:val="020000"/>
          <w:sz w:val="18"/>
          <w:szCs w:val="21"/>
        </w:rPr>
        <w:t>p</w:t>
      </w:r>
      <w:r w:rsidRPr="00EF54AD">
        <w:rPr>
          <w:rFonts w:cs="Arial"/>
          <w:color w:val="080200"/>
          <w:sz w:val="18"/>
          <w:szCs w:val="21"/>
        </w:rPr>
        <w:t>ovědět dle § 2291 občanského zákoníku bez výpovědní doby</w:t>
      </w:r>
      <w:r w:rsidRPr="00EF54AD">
        <w:rPr>
          <w:rFonts w:cs="Arial"/>
          <w:color w:val="000000"/>
          <w:sz w:val="18"/>
          <w:szCs w:val="21"/>
        </w:rPr>
        <w:t>.</w:t>
      </w:r>
    </w:p>
    <w:p w14:paraId="3F8E11A8" w14:textId="77777777" w:rsidR="00D6687F" w:rsidRPr="00EF54AD" w:rsidRDefault="00D6687F" w:rsidP="00D6687F">
      <w:pPr>
        <w:numPr>
          <w:ilvl w:val="0"/>
          <w:numId w:val="5"/>
        </w:numPr>
        <w:autoSpaceDE w:val="0"/>
        <w:spacing w:before="240" w:line="249" w:lineRule="exact"/>
        <w:ind w:left="475" w:right="4" w:hanging="427"/>
        <w:rPr>
          <w:rFonts w:cs="Arial"/>
          <w:color w:val="000000"/>
          <w:sz w:val="18"/>
          <w:szCs w:val="21"/>
        </w:rPr>
      </w:pPr>
      <w:r w:rsidRPr="00EF54AD">
        <w:rPr>
          <w:rFonts w:cs="Arial"/>
          <w:color w:val="020000"/>
          <w:sz w:val="18"/>
          <w:szCs w:val="21"/>
        </w:rPr>
        <w:t>V případě prodlení nájemce v platbách nájemného se následujícími platbami nájemného hradí vždy nejstarší splatný nájem (dlužné nájmy).</w:t>
      </w:r>
    </w:p>
    <w:p w14:paraId="47484A2A" w14:textId="6577DCB2" w:rsidR="002D46DA" w:rsidRPr="00EF54AD" w:rsidRDefault="00C13077" w:rsidP="00D6687F">
      <w:pPr>
        <w:numPr>
          <w:ilvl w:val="0"/>
          <w:numId w:val="5"/>
        </w:numPr>
        <w:autoSpaceDE w:val="0"/>
        <w:spacing w:before="240" w:line="249" w:lineRule="exact"/>
        <w:ind w:left="475" w:right="4" w:hanging="427"/>
        <w:rPr>
          <w:rFonts w:cs="Arial"/>
          <w:color w:val="000000"/>
          <w:sz w:val="18"/>
          <w:szCs w:val="21"/>
        </w:rPr>
      </w:pPr>
      <w:r w:rsidRPr="00EF54AD">
        <w:rPr>
          <w:rFonts w:cs="Arial"/>
          <w:color w:val="020000"/>
          <w:sz w:val="18"/>
          <w:szCs w:val="21"/>
        </w:rPr>
        <w:t xml:space="preserve">Případné </w:t>
      </w:r>
      <w:r w:rsidR="002D46DA" w:rsidRPr="00EF54AD">
        <w:rPr>
          <w:rFonts w:cs="Arial"/>
          <w:color w:val="020000"/>
          <w:sz w:val="18"/>
          <w:szCs w:val="21"/>
        </w:rPr>
        <w:t xml:space="preserve">odlišnosti </w:t>
      </w:r>
      <w:r w:rsidRPr="00EF54AD">
        <w:rPr>
          <w:rFonts w:cs="Arial"/>
          <w:color w:val="020000"/>
          <w:sz w:val="18"/>
          <w:szCs w:val="21"/>
        </w:rPr>
        <w:t>či speciální ustanovení</w:t>
      </w:r>
      <w:r w:rsidR="00EE47D8" w:rsidRPr="00EF54AD">
        <w:rPr>
          <w:rFonts w:cs="Arial"/>
          <w:color w:val="020000"/>
          <w:sz w:val="18"/>
          <w:szCs w:val="21"/>
        </w:rPr>
        <w:t xml:space="preserve"> platné pro tuto smlouvu</w:t>
      </w:r>
      <w:r w:rsidRPr="00EF54AD">
        <w:rPr>
          <w:rFonts w:cs="Arial"/>
          <w:color w:val="020000"/>
          <w:sz w:val="18"/>
          <w:szCs w:val="21"/>
        </w:rPr>
        <w:t xml:space="preserve"> mohou být specifikovány</w:t>
      </w:r>
      <w:r w:rsidR="002D46DA" w:rsidRPr="00EF54AD">
        <w:rPr>
          <w:rFonts w:cs="Arial"/>
          <w:color w:val="020000"/>
          <w:sz w:val="18"/>
          <w:szCs w:val="21"/>
        </w:rPr>
        <w:t xml:space="preserve"> v položce #1</w:t>
      </w:r>
      <w:r w:rsidR="00FF4006">
        <w:rPr>
          <w:rFonts w:cs="Arial"/>
          <w:color w:val="020000"/>
          <w:sz w:val="18"/>
          <w:szCs w:val="21"/>
        </w:rPr>
        <w:t>2</w:t>
      </w:r>
      <w:r w:rsidR="002D46DA" w:rsidRPr="00EF54AD">
        <w:rPr>
          <w:rFonts w:cs="Arial"/>
          <w:color w:val="020000"/>
          <w:sz w:val="18"/>
          <w:szCs w:val="21"/>
        </w:rPr>
        <w:t>.</w:t>
      </w:r>
    </w:p>
    <w:p w14:paraId="76BEF186" w14:textId="77777777" w:rsidR="00D6687F" w:rsidRPr="00EF54AD" w:rsidRDefault="00D6687F" w:rsidP="00D6687F">
      <w:pPr>
        <w:autoSpaceDE w:val="0"/>
        <w:spacing w:line="240" w:lineRule="exact"/>
        <w:jc w:val="center"/>
        <w:rPr>
          <w:rFonts w:cs="Arial"/>
          <w:b/>
          <w:bCs/>
          <w:color w:val="080200"/>
          <w:sz w:val="18"/>
          <w:szCs w:val="21"/>
        </w:rPr>
      </w:pPr>
    </w:p>
    <w:p w14:paraId="77A4A396" w14:textId="77777777" w:rsidR="00D6687F" w:rsidRPr="00EF54AD" w:rsidRDefault="00D6687F" w:rsidP="00B21A2A">
      <w:pPr>
        <w:keepNext/>
        <w:autoSpaceDE w:val="0"/>
        <w:spacing w:line="240" w:lineRule="exact"/>
        <w:jc w:val="center"/>
        <w:rPr>
          <w:rFonts w:cs="Arial"/>
          <w:b/>
          <w:bCs/>
          <w:color w:val="080200"/>
          <w:sz w:val="18"/>
          <w:szCs w:val="21"/>
        </w:rPr>
      </w:pPr>
      <w:r w:rsidRPr="00EF54AD">
        <w:rPr>
          <w:rFonts w:cs="Arial"/>
          <w:b/>
          <w:bCs/>
          <w:color w:val="080200"/>
          <w:sz w:val="18"/>
          <w:szCs w:val="21"/>
        </w:rPr>
        <w:t>Článek III.</w:t>
      </w:r>
    </w:p>
    <w:p w14:paraId="7138B4C7" w14:textId="77777777" w:rsidR="00D6687F" w:rsidRPr="00EF54AD" w:rsidRDefault="00D6687F" w:rsidP="00B21A2A">
      <w:pPr>
        <w:keepNext/>
        <w:autoSpaceDE w:val="0"/>
        <w:spacing w:line="254" w:lineRule="exact"/>
        <w:jc w:val="center"/>
        <w:rPr>
          <w:rFonts w:cs="Arial"/>
          <w:b/>
          <w:bCs/>
          <w:color w:val="080200"/>
          <w:sz w:val="18"/>
          <w:szCs w:val="21"/>
        </w:rPr>
      </w:pPr>
      <w:r w:rsidRPr="00EF54AD">
        <w:rPr>
          <w:rFonts w:cs="Arial"/>
          <w:b/>
          <w:bCs/>
          <w:color w:val="080200"/>
          <w:sz w:val="18"/>
          <w:szCs w:val="21"/>
        </w:rPr>
        <w:t>Jistota</w:t>
      </w:r>
    </w:p>
    <w:p w14:paraId="60033252" w14:textId="57DDAF03" w:rsidR="00D6687F" w:rsidRPr="00EF54AD" w:rsidRDefault="00D6687F" w:rsidP="00D6687F">
      <w:pPr>
        <w:numPr>
          <w:ilvl w:val="0"/>
          <w:numId w:val="6"/>
        </w:numPr>
        <w:autoSpaceDE w:val="0"/>
        <w:spacing w:before="240" w:line="230" w:lineRule="exact"/>
        <w:ind w:left="427" w:right="9" w:hanging="422"/>
        <w:rPr>
          <w:rFonts w:cs="Arial"/>
          <w:color w:val="080200"/>
          <w:sz w:val="18"/>
          <w:szCs w:val="21"/>
        </w:rPr>
      </w:pPr>
      <w:r w:rsidRPr="00EF54AD">
        <w:rPr>
          <w:rFonts w:cs="Arial"/>
          <w:color w:val="020000"/>
          <w:sz w:val="18"/>
          <w:szCs w:val="21"/>
        </w:rPr>
        <w:t>P</w:t>
      </w:r>
      <w:r w:rsidRPr="00EF54AD">
        <w:rPr>
          <w:rFonts w:cs="Arial"/>
          <w:color w:val="080200"/>
          <w:sz w:val="18"/>
          <w:szCs w:val="21"/>
        </w:rPr>
        <w:t>r</w:t>
      </w:r>
      <w:r w:rsidRPr="00EF54AD">
        <w:rPr>
          <w:rFonts w:cs="Arial"/>
          <w:color w:val="020000"/>
          <w:sz w:val="18"/>
          <w:szCs w:val="21"/>
        </w:rPr>
        <w:t>on</w:t>
      </w:r>
      <w:r w:rsidRPr="00EF54AD">
        <w:rPr>
          <w:rFonts w:cs="Arial"/>
          <w:color w:val="080200"/>
          <w:sz w:val="18"/>
          <w:szCs w:val="21"/>
        </w:rPr>
        <w:t>ajímat</w:t>
      </w:r>
      <w:r w:rsidRPr="00EF54AD">
        <w:rPr>
          <w:rFonts w:cs="Arial"/>
          <w:color w:val="020000"/>
          <w:sz w:val="18"/>
          <w:szCs w:val="21"/>
        </w:rPr>
        <w:t>e</w:t>
      </w:r>
      <w:r w:rsidRPr="00EF54AD">
        <w:rPr>
          <w:rFonts w:cs="Arial"/>
          <w:color w:val="080200"/>
          <w:sz w:val="18"/>
          <w:szCs w:val="21"/>
        </w:rPr>
        <w:t>l</w:t>
      </w:r>
      <w:r w:rsidRPr="00EF54AD">
        <w:rPr>
          <w:rFonts w:cs="Arial"/>
          <w:color w:val="020000"/>
          <w:sz w:val="18"/>
          <w:szCs w:val="21"/>
        </w:rPr>
        <w:t xml:space="preserve"> </w:t>
      </w:r>
      <w:r w:rsidRPr="00EF54AD">
        <w:rPr>
          <w:rFonts w:cs="Arial"/>
          <w:color w:val="080200"/>
          <w:sz w:val="18"/>
          <w:szCs w:val="21"/>
        </w:rPr>
        <w:t>p</w:t>
      </w:r>
      <w:r w:rsidRPr="00EF54AD">
        <w:rPr>
          <w:rFonts w:cs="Arial"/>
          <w:color w:val="020000"/>
          <w:sz w:val="18"/>
          <w:szCs w:val="21"/>
        </w:rPr>
        <w:t>o</w:t>
      </w:r>
      <w:r w:rsidRPr="00EF54AD">
        <w:rPr>
          <w:rFonts w:cs="Arial"/>
          <w:color w:val="080200"/>
          <w:sz w:val="18"/>
          <w:szCs w:val="21"/>
        </w:rPr>
        <w:t>žaduje, aby nájemce složil</w:t>
      </w:r>
      <w:r w:rsidRPr="00EF54AD">
        <w:rPr>
          <w:rFonts w:cs="Arial"/>
          <w:color w:val="37332D"/>
          <w:sz w:val="18"/>
          <w:szCs w:val="21"/>
        </w:rPr>
        <w:t xml:space="preserve"> </w:t>
      </w:r>
      <w:r w:rsidRPr="00EF54AD">
        <w:rPr>
          <w:rFonts w:cs="Arial"/>
          <w:color w:val="080200"/>
          <w:sz w:val="18"/>
          <w:szCs w:val="21"/>
        </w:rPr>
        <w:t xml:space="preserve">peněžní prostředky k zajištění nájemného </w:t>
      </w:r>
      <w:r w:rsidRPr="00EF54AD">
        <w:rPr>
          <w:rFonts w:cs="Arial"/>
          <w:color w:val="020000"/>
          <w:sz w:val="18"/>
          <w:szCs w:val="21"/>
        </w:rPr>
        <w:t xml:space="preserve">a </w:t>
      </w:r>
      <w:r w:rsidRPr="00EF54AD">
        <w:rPr>
          <w:rFonts w:cs="Arial"/>
          <w:color w:val="080200"/>
          <w:sz w:val="18"/>
          <w:szCs w:val="21"/>
        </w:rPr>
        <w:t>k</w:t>
      </w:r>
      <w:r w:rsidR="00EF54AD">
        <w:rPr>
          <w:rFonts w:cs="Arial"/>
          <w:color w:val="080200"/>
          <w:sz w:val="18"/>
          <w:szCs w:val="21"/>
        </w:rPr>
        <w:t> </w:t>
      </w:r>
      <w:r w:rsidRPr="00EF54AD">
        <w:rPr>
          <w:rFonts w:cs="Arial"/>
          <w:color w:val="080200"/>
          <w:sz w:val="18"/>
          <w:szCs w:val="21"/>
        </w:rPr>
        <w:t>úhradě</w:t>
      </w:r>
      <w:r w:rsidR="00EF54AD">
        <w:rPr>
          <w:rFonts w:cs="Arial"/>
          <w:color w:val="080200"/>
          <w:sz w:val="18"/>
          <w:szCs w:val="21"/>
        </w:rPr>
        <w:t xml:space="preserve"> </w:t>
      </w:r>
      <w:r w:rsidRPr="00EF54AD">
        <w:rPr>
          <w:rFonts w:cs="Arial"/>
          <w:color w:val="020000"/>
          <w:sz w:val="18"/>
          <w:szCs w:val="21"/>
        </w:rPr>
        <w:t>ji</w:t>
      </w:r>
      <w:r w:rsidRPr="00EF54AD">
        <w:rPr>
          <w:rFonts w:cs="Arial"/>
          <w:color w:val="080200"/>
          <w:sz w:val="18"/>
          <w:szCs w:val="21"/>
        </w:rPr>
        <w:t>ný</w:t>
      </w:r>
      <w:r w:rsidRPr="00EF54AD">
        <w:rPr>
          <w:rFonts w:cs="Arial"/>
          <w:color w:val="020000"/>
          <w:sz w:val="18"/>
          <w:szCs w:val="21"/>
        </w:rPr>
        <w:t>c</w:t>
      </w:r>
      <w:r w:rsidRPr="00EF54AD">
        <w:rPr>
          <w:rFonts w:cs="Arial"/>
          <w:color w:val="080200"/>
          <w:sz w:val="18"/>
          <w:szCs w:val="21"/>
        </w:rPr>
        <w:t>h svých</w:t>
      </w:r>
      <w:r w:rsidRPr="00EF54AD">
        <w:rPr>
          <w:rFonts w:cs="Arial"/>
          <w:color w:val="020000"/>
          <w:sz w:val="18"/>
          <w:szCs w:val="21"/>
        </w:rPr>
        <w:t xml:space="preserve"> povinností</w:t>
      </w:r>
      <w:r w:rsidR="00EF54AD">
        <w:rPr>
          <w:rFonts w:cs="Arial"/>
          <w:color w:val="020000"/>
          <w:sz w:val="18"/>
          <w:szCs w:val="21"/>
        </w:rPr>
        <w:t xml:space="preserve"> </w:t>
      </w:r>
      <w:r w:rsidRPr="00EF54AD">
        <w:rPr>
          <w:rFonts w:cs="Arial"/>
          <w:color w:val="080200"/>
          <w:sz w:val="18"/>
          <w:szCs w:val="21"/>
        </w:rPr>
        <w:t>v souv</w:t>
      </w:r>
      <w:r w:rsidRPr="00EF54AD">
        <w:rPr>
          <w:rFonts w:cs="Arial"/>
          <w:color w:val="020000"/>
          <w:sz w:val="18"/>
          <w:szCs w:val="21"/>
        </w:rPr>
        <w:t>i</w:t>
      </w:r>
      <w:r w:rsidRPr="00EF54AD">
        <w:rPr>
          <w:rFonts w:cs="Arial"/>
          <w:color w:val="080200"/>
          <w:sz w:val="18"/>
          <w:szCs w:val="21"/>
        </w:rPr>
        <w:t xml:space="preserve">slosti s nájmem (dále jen jistota), a to ve výši </w:t>
      </w:r>
      <w:r w:rsidR="00B21A2A" w:rsidRPr="00EF54AD">
        <w:rPr>
          <w:rFonts w:cs="Arial"/>
          <w:color w:val="080200"/>
          <w:sz w:val="18"/>
          <w:szCs w:val="21"/>
        </w:rPr>
        <w:t>uvedené v položce #</w:t>
      </w:r>
      <w:r w:rsidR="00905719" w:rsidRPr="00EF54AD">
        <w:rPr>
          <w:rFonts w:cs="Arial"/>
          <w:color w:val="080200"/>
          <w:sz w:val="18"/>
          <w:szCs w:val="21"/>
        </w:rPr>
        <w:t>1</w:t>
      </w:r>
      <w:r w:rsidR="00147D5B">
        <w:rPr>
          <w:rFonts w:cs="Arial"/>
          <w:color w:val="080200"/>
          <w:sz w:val="18"/>
          <w:szCs w:val="21"/>
        </w:rPr>
        <w:t>0</w:t>
      </w:r>
      <w:r w:rsidRPr="00EF54AD">
        <w:rPr>
          <w:rFonts w:cs="Arial"/>
          <w:color w:val="080200"/>
          <w:sz w:val="18"/>
          <w:szCs w:val="21"/>
        </w:rPr>
        <w:t>.</w:t>
      </w:r>
    </w:p>
    <w:p w14:paraId="6DF22642" w14:textId="19C9F510" w:rsidR="00D6687F" w:rsidRPr="00EF54AD" w:rsidRDefault="00D6687F" w:rsidP="00D6687F">
      <w:pPr>
        <w:numPr>
          <w:ilvl w:val="0"/>
          <w:numId w:val="6"/>
        </w:numPr>
        <w:autoSpaceDE w:val="0"/>
        <w:spacing w:before="240" w:line="230" w:lineRule="exact"/>
        <w:ind w:left="427" w:right="9" w:hanging="422"/>
        <w:rPr>
          <w:rFonts w:cs="Arial"/>
          <w:iCs/>
          <w:color w:val="080200"/>
          <w:sz w:val="18"/>
          <w:szCs w:val="32"/>
          <w:lang w:eastAsia="he-IL" w:bidi="he-IL"/>
        </w:rPr>
      </w:pPr>
      <w:r w:rsidRPr="00EF54AD">
        <w:rPr>
          <w:rFonts w:cs="Arial"/>
          <w:iCs/>
          <w:color w:val="080200"/>
          <w:sz w:val="18"/>
          <w:szCs w:val="32"/>
          <w:lang w:eastAsia="he-IL" w:bidi="he-IL"/>
        </w:rPr>
        <w:t>Smluvní strany se dohodly, že nájemce složí jistotu</w:t>
      </w:r>
      <w:r w:rsidR="00B21A2A" w:rsidRPr="00EF54AD">
        <w:rPr>
          <w:rFonts w:cs="Arial"/>
          <w:iCs/>
          <w:color w:val="080200"/>
          <w:sz w:val="18"/>
          <w:szCs w:val="32"/>
          <w:lang w:eastAsia="he-IL" w:bidi="he-IL"/>
        </w:rPr>
        <w:t xml:space="preserve"> způsobem uvedeným v položce #</w:t>
      </w:r>
      <w:r w:rsidR="00B21A2A" w:rsidRPr="00EF54AD">
        <w:rPr>
          <w:rFonts w:cs="Arial"/>
          <w:iCs/>
          <w:sz w:val="18"/>
          <w:szCs w:val="32"/>
          <w:lang w:eastAsia="he-IL" w:bidi="he-IL"/>
        </w:rPr>
        <w:t>1</w:t>
      </w:r>
      <w:r w:rsidR="00036BFD">
        <w:rPr>
          <w:rFonts w:cs="Arial"/>
          <w:iCs/>
          <w:sz w:val="18"/>
          <w:szCs w:val="32"/>
          <w:lang w:eastAsia="he-IL" w:bidi="he-IL"/>
        </w:rPr>
        <w:t>1</w:t>
      </w:r>
      <w:r w:rsidR="007F6C42" w:rsidRPr="00EF54AD">
        <w:rPr>
          <w:rFonts w:cs="Arial"/>
          <w:iCs/>
          <w:sz w:val="18"/>
          <w:szCs w:val="32"/>
          <w:lang w:eastAsia="he-IL" w:bidi="he-IL"/>
        </w:rPr>
        <w:t>, a že nebude úročena.</w:t>
      </w:r>
    </w:p>
    <w:p w14:paraId="3DB9AFE8" w14:textId="72C218E3" w:rsidR="00D6687F" w:rsidRPr="00EF54AD" w:rsidRDefault="00D6687F" w:rsidP="00D6687F">
      <w:pPr>
        <w:numPr>
          <w:ilvl w:val="0"/>
          <w:numId w:val="6"/>
        </w:numPr>
        <w:autoSpaceDE w:val="0"/>
        <w:spacing w:before="240" w:line="230" w:lineRule="exact"/>
        <w:ind w:left="427" w:right="9" w:hanging="422"/>
        <w:rPr>
          <w:rFonts w:cs="Arial"/>
          <w:color w:val="37332D"/>
          <w:sz w:val="18"/>
          <w:szCs w:val="17"/>
          <w:lang w:eastAsia="he-IL" w:bidi="he-IL"/>
        </w:rPr>
      </w:pPr>
      <w:r w:rsidRPr="00EF54AD">
        <w:rPr>
          <w:rFonts w:cs="Arial"/>
          <w:color w:val="020000"/>
          <w:sz w:val="18"/>
          <w:szCs w:val="17"/>
          <w:lang w:eastAsia="he-IL" w:bidi="he-IL"/>
        </w:rPr>
        <w:t>Pronajíma</w:t>
      </w:r>
      <w:r w:rsidRPr="00EF54AD">
        <w:rPr>
          <w:rFonts w:cs="Arial"/>
          <w:color w:val="080200"/>
          <w:sz w:val="18"/>
          <w:szCs w:val="17"/>
          <w:lang w:eastAsia="he-IL" w:bidi="he-IL"/>
        </w:rPr>
        <w:t>t</w:t>
      </w:r>
      <w:r w:rsidRPr="00EF54AD">
        <w:rPr>
          <w:rFonts w:cs="Arial"/>
          <w:color w:val="020000"/>
          <w:sz w:val="18"/>
          <w:szCs w:val="17"/>
          <w:lang w:eastAsia="he-IL" w:bidi="he-IL"/>
        </w:rPr>
        <w:t xml:space="preserve">el </w:t>
      </w:r>
      <w:r w:rsidRPr="00EF54AD">
        <w:rPr>
          <w:rFonts w:cs="Arial"/>
          <w:color w:val="080200"/>
          <w:sz w:val="18"/>
          <w:szCs w:val="17"/>
          <w:lang w:eastAsia="he-IL" w:bidi="he-IL"/>
        </w:rPr>
        <w:t>je oprávněn použít jistotu k</w:t>
      </w:r>
      <w:r w:rsidR="00EF54AD">
        <w:rPr>
          <w:rFonts w:cs="Arial"/>
          <w:color w:val="080200"/>
          <w:sz w:val="18"/>
          <w:szCs w:val="17"/>
          <w:lang w:eastAsia="he-IL" w:bidi="he-IL"/>
        </w:rPr>
        <w:t> </w:t>
      </w:r>
      <w:r w:rsidRPr="00EF54AD">
        <w:rPr>
          <w:rFonts w:cs="Arial"/>
          <w:color w:val="080200"/>
          <w:sz w:val="18"/>
          <w:szCs w:val="17"/>
          <w:lang w:eastAsia="he-IL" w:bidi="he-IL"/>
        </w:rPr>
        <w:t>úhradě</w:t>
      </w:r>
      <w:r w:rsidR="00EF54AD">
        <w:rPr>
          <w:rFonts w:cs="Arial"/>
          <w:color w:val="080200"/>
          <w:sz w:val="18"/>
          <w:szCs w:val="17"/>
          <w:lang w:eastAsia="he-IL" w:bidi="he-IL"/>
        </w:rPr>
        <w:t xml:space="preserve"> </w:t>
      </w:r>
      <w:r w:rsidRPr="00EF54AD">
        <w:rPr>
          <w:rFonts w:cs="Arial"/>
          <w:color w:val="080200"/>
          <w:sz w:val="18"/>
          <w:szCs w:val="17"/>
          <w:lang w:eastAsia="he-IL" w:bidi="he-IL"/>
        </w:rPr>
        <w:t>pohledávek na nájemném nebo k</w:t>
      </w:r>
      <w:r w:rsidR="00EF54AD">
        <w:rPr>
          <w:rFonts w:cs="Arial"/>
          <w:color w:val="080200"/>
          <w:sz w:val="18"/>
          <w:szCs w:val="17"/>
          <w:lang w:eastAsia="he-IL" w:bidi="he-IL"/>
        </w:rPr>
        <w:t> </w:t>
      </w:r>
      <w:r w:rsidRPr="00EF54AD">
        <w:rPr>
          <w:rFonts w:cs="Arial"/>
          <w:color w:val="080200"/>
          <w:sz w:val="18"/>
          <w:szCs w:val="17"/>
          <w:lang w:eastAsia="he-IL" w:bidi="he-IL"/>
        </w:rPr>
        <w:t>úhradě</w:t>
      </w:r>
      <w:r w:rsidR="00EF54AD">
        <w:rPr>
          <w:rFonts w:cs="Arial"/>
          <w:color w:val="080200"/>
          <w:sz w:val="18"/>
          <w:szCs w:val="17"/>
          <w:lang w:eastAsia="he-IL" w:bidi="he-IL"/>
        </w:rPr>
        <w:t xml:space="preserve"> </w:t>
      </w:r>
      <w:r w:rsidRPr="00EF54AD">
        <w:rPr>
          <w:rFonts w:cs="Arial"/>
          <w:color w:val="080200"/>
          <w:sz w:val="18"/>
          <w:szCs w:val="17"/>
          <w:lang w:eastAsia="he-IL" w:bidi="he-IL"/>
        </w:rPr>
        <w:t>ji</w:t>
      </w:r>
      <w:r w:rsidRPr="00EF54AD">
        <w:rPr>
          <w:rFonts w:cs="Arial"/>
          <w:color w:val="020000"/>
          <w:sz w:val="18"/>
          <w:szCs w:val="17"/>
          <w:lang w:eastAsia="he-IL" w:bidi="he-IL"/>
        </w:rPr>
        <w:t>nýc</w:t>
      </w:r>
      <w:r w:rsidR="009E5C9A" w:rsidRPr="00EF54AD">
        <w:rPr>
          <w:rFonts w:cs="Arial"/>
          <w:color w:val="080200"/>
          <w:sz w:val="18"/>
          <w:szCs w:val="17"/>
          <w:lang w:eastAsia="he-IL" w:bidi="he-IL"/>
        </w:rPr>
        <w:t>h p</w:t>
      </w:r>
      <w:r w:rsidRPr="00EF54AD">
        <w:rPr>
          <w:rFonts w:cs="Arial"/>
          <w:color w:val="020000"/>
          <w:sz w:val="18"/>
          <w:szCs w:val="17"/>
          <w:lang w:eastAsia="he-IL" w:bidi="he-IL"/>
        </w:rPr>
        <w:t>ovin</w:t>
      </w:r>
      <w:r w:rsidR="009E5C9A" w:rsidRPr="00EF54AD">
        <w:rPr>
          <w:rFonts w:cs="Arial"/>
          <w:color w:val="020000"/>
          <w:sz w:val="18"/>
          <w:szCs w:val="17"/>
          <w:lang w:eastAsia="he-IL" w:bidi="he-IL"/>
        </w:rPr>
        <w:t>n</w:t>
      </w:r>
      <w:r w:rsidRPr="00EF54AD">
        <w:rPr>
          <w:rFonts w:cs="Arial"/>
          <w:color w:val="020000"/>
          <w:sz w:val="18"/>
          <w:szCs w:val="17"/>
          <w:lang w:eastAsia="he-IL" w:bidi="he-IL"/>
        </w:rPr>
        <w:t>ostí</w:t>
      </w:r>
      <w:r w:rsidR="00EF54AD">
        <w:rPr>
          <w:rFonts w:cs="Arial"/>
          <w:color w:val="080200"/>
          <w:sz w:val="18"/>
          <w:szCs w:val="17"/>
          <w:lang w:eastAsia="he-IL" w:bidi="he-IL"/>
        </w:rPr>
        <w:t xml:space="preserve"> </w:t>
      </w:r>
      <w:r w:rsidRPr="00EF54AD">
        <w:rPr>
          <w:rFonts w:cs="Arial"/>
          <w:color w:val="080200"/>
          <w:sz w:val="18"/>
          <w:szCs w:val="17"/>
          <w:lang w:eastAsia="he-IL" w:bidi="he-IL"/>
        </w:rPr>
        <w:t>n</w:t>
      </w:r>
      <w:r w:rsidRPr="00EF54AD">
        <w:rPr>
          <w:rFonts w:cs="Arial"/>
          <w:color w:val="020000"/>
          <w:sz w:val="18"/>
          <w:szCs w:val="17"/>
          <w:lang w:eastAsia="he-IL" w:bidi="he-IL"/>
        </w:rPr>
        <w:t>á</w:t>
      </w:r>
      <w:r w:rsidRPr="00EF54AD">
        <w:rPr>
          <w:rFonts w:cs="Arial"/>
          <w:color w:val="080200"/>
          <w:sz w:val="18"/>
          <w:szCs w:val="17"/>
          <w:lang w:eastAsia="he-IL" w:bidi="he-IL"/>
        </w:rPr>
        <w:t>j</w:t>
      </w:r>
      <w:r w:rsidRPr="00EF54AD">
        <w:rPr>
          <w:rFonts w:cs="Arial"/>
          <w:color w:val="020000"/>
          <w:sz w:val="18"/>
          <w:szCs w:val="17"/>
          <w:lang w:eastAsia="he-IL" w:bidi="he-IL"/>
        </w:rPr>
        <w:t>e</w:t>
      </w:r>
      <w:r w:rsidRPr="00EF54AD">
        <w:rPr>
          <w:rFonts w:cs="Arial"/>
          <w:color w:val="080200"/>
          <w:sz w:val="18"/>
          <w:szCs w:val="17"/>
          <w:lang w:eastAsia="he-IL" w:bidi="he-IL"/>
        </w:rPr>
        <w:t xml:space="preserve">mce v </w:t>
      </w:r>
      <w:r w:rsidRPr="00EF54AD">
        <w:rPr>
          <w:rFonts w:cs="Arial"/>
          <w:color w:val="020000"/>
          <w:sz w:val="18"/>
          <w:szCs w:val="17"/>
          <w:lang w:eastAsia="he-IL" w:bidi="he-IL"/>
        </w:rPr>
        <w:t>s</w:t>
      </w:r>
      <w:r w:rsidRPr="00EF54AD">
        <w:rPr>
          <w:rFonts w:cs="Arial"/>
          <w:color w:val="080200"/>
          <w:sz w:val="18"/>
          <w:szCs w:val="17"/>
          <w:lang w:eastAsia="he-IL" w:bidi="he-IL"/>
        </w:rPr>
        <w:t xml:space="preserve">ouvislosti s nájmem (zejména náhrada škody za poškození </w:t>
      </w:r>
      <w:r w:rsidR="008D4F14" w:rsidRPr="00EF54AD">
        <w:rPr>
          <w:rFonts w:cs="Arial"/>
          <w:color w:val="080200"/>
          <w:sz w:val="18"/>
          <w:szCs w:val="17"/>
          <w:lang w:eastAsia="he-IL" w:bidi="he-IL"/>
        </w:rPr>
        <w:t>bytu</w:t>
      </w:r>
      <w:r w:rsidRPr="00EF54AD">
        <w:rPr>
          <w:rFonts w:cs="Arial"/>
          <w:color w:val="080200"/>
          <w:sz w:val="18"/>
          <w:szCs w:val="17"/>
          <w:lang w:eastAsia="he-IL" w:bidi="he-IL"/>
        </w:rPr>
        <w:t xml:space="preserve"> či </w:t>
      </w:r>
      <w:r w:rsidRPr="00EF54AD">
        <w:rPr>
          <w:rFonts w:cs="Arial"/>
          <w:color w:val="020000"/>
          <w:sz w:val="18"/>
          <w:szCs w:val="17"/>
          <w:lang w:eastAsia="he-IL" w:bidi="he-IL"/>
        </w:rPr>
        <w:t>budo</w:t>
      </w:r>
      <w:r w:rsidRPr="00EF54AD">
        <w:rPr>
          <w:rFonts w:cs="Arial"/>
          <w:color w:val="080200"/>
          <w:sz w:val="18"/>
          <w:szCs w:val="17"/>
          <w:lang w:eastAsia="he-IL" w:bidi="he-IL"/>
        </w:rPr>
        <w:t>vy)</w:t>
      </w:r>
      <w:r w:rsidRPr="00EF54AD">
        <w:rPr>
          <w:rFonts w:cs="Arial"/>
          <w:color w:val="37332D"/>
          <w:sz w:val="18"/>
          <w:szCs w:val="17"/>
          <w:lang w:eastAsia="he-IL" w:bidi="he-IL"/>
        </w:rPr>
        <w:t xml:space="preserve">. </w:t>
      </w:r>
      <w:r w:rsidRPr="00EF54AD">
        <w:rPr>
          <w:rFonts w:cs="Arial"/>
          <w:color w:val="080200"/>
          <w:sz w:val="18"/>
          <w:szCs w:val="17"/>
          <w:lang w:eastAsia="he-IL" w:bidi="he-IL"/>
        </w:rPr>
        <w:t xml:space="preserve">Nájemce je povinen doplnit peněžní </w:t>
      </w:r>
      <w:r w:rsidRPr="00EF54AD">
        <w:rPr>
          <w:rFonts w:cs="Arial"/>
          <w:color w:val="020000"/>
          <w:sz w:val="18"/>
          <w:szCs w:val="17"/>
          <w:lang w:eastAsia="he-IL" w:bidi="he-IL"/>
        </w:rPr>
        <w:t>p</w:t>
      </w:r>
      <w:r w:rsidRPr="00EF54AD">
        <w:rPr>
          <w:rFonts w:cs="Arial"/>
          <w:color w:val="080200"/>
          <w:sz w:val="18"/>
          <w:szCs w:val="17"/>
          <w:lang w:eastAsia="he-IL" w:bidi="he-IL"/>
        </w:rPr>
        <w:t>r</w:t>
      </w:r>
      <w:r w:rsidRPr="00EF54AD">
        <w:rPr>
          <w:rFonts w:cs="Arial"/>
          <w:color w:val="020000"/>
          <w:sz w:val="18"/>
          <w:szCs w:val="17"/>
          <w:lang w:eastAsia="he-IL" w:bidi="he-IL"/>
        </w:rPr>
        <w:t>ostředk</w:t>
      </w:r>
      <w:r w:rsidRPr="00EF54AD">
        <w:rPr>
          <w:rFonts w:cs="Arial"/>
          <w:color w:val="080200"/>
          <w:sz w:val="18"/>
          <w:szCs w:val="17"/>
          <w:lang w:eastAsia="he-IL" w:bidi="he-IL"/>
        </w:rPr>
        <w:t xml:space="preserve">y </w:t>
      </w:r>
      <w:r w:rsidRPr="00EF54AD">
        <w:rPr>
          <w:rFonts w:cs="Arial"/>
          <w:color w:val="020000"/>
          <w:sz w:val="18"/>
          <w:szCs w:val="17"/>
          <w:lang w:eastAsia="he-IL" w:bidi="he-IL"/>
        </w:rPr>
        <w:t>n</w:t>
      </w:r>
      <w:r w:rsidRPr="00EF54AD">
        <w:rPr>
          <w:rFonts w:cs="Arial"/>
          <w:color w:val="080200"/>
          <w:sz w:val="18"/>
          <w:szCs w:val="17"/>
          <w:lang w:eastAsia="he-IL" w:bidi="he-IL"/>
        </w:rPr>
        <w:t xml:space="preserve">a </w:t>
      </w:r>
      <w:r w:rsidRPr="00EF54AD">
        <w:rPr>
          <w:rFonts w:cs="Arial"/>
          <w:color w:val="020000"/>
          <w:sz w:val="18"/>
          <w:szCs w:val="17"/>
          <w:lang w:eastAsia="he-IL" w:bidi="he-IL"/>
        </w:rPr>
        <w:t>úč</w:t>
      </w:r>
      <w:r w:rsidRPr="00EF54AD">
        <w:rPr>
          <w:rFonts w:cs="Arial"/>
          <w:color w:val="080200"/>
          <w:sz w:val="18"/>
          <w:szCs w:val="17"/>
          <w:lang w:eastAsia="he-IL" w:bidi="he-IL"/>
        </w:rPr>
        <w:t>tu u p</w:t>
      </w:r>
      <w:r w:rsidRPr="00EF54AD">
        <w:rPr>
          <w:rFonts w:cs="Arial"/>
          <w:color w:val="020000"/>
          <w:sz w:val="18"/>
          <w:szCs w:val="17"/>
          <w:lang w:eastAsia="he-IL" w:bidi="he-IL"/>
        </w:rPr>
        <w:t>eně</w:t>
      </w:r>
      <w:r w:rsidRPr="00EF54AD">
        <w:rPr>
          <w:rFonts w:cs="Arial"/>
          <w:color w:val="080200"/>
          <w:sz w:val="18"/>
          <w:szCs w:val="17"/>
          <w:lang w:eastAsia="he-IL" w:bidi="he-IL"/>
        </w:rPr>
        <w:t>žního ú</w:t>
      </w:r>
      <w:r w:rsidRPr="00EF54AD">
        <w:rPr>
          <w:rFonts w:cs="Arial"/>
          <w:color w:val="020000"/>
          <w:sz w:val="18"/>
          <w:szCs w:val="17"/>
          <w:lang w:eastAsia="he-IL" w:bidi="he-IL"/>
        </w:rPr>
        <w:t>s</w:t>
      </w:r>
      <w:r w:rsidRPr="00EF54AD">
        <w:rPr>
          <w:rFonts w:cs="Arial"/>
          <w:color w:val="080200"/>
          <w:sz w:val="18"/>
          <w:szCs w:val="17"/>
          <w:lang w:eastAsia="he-IL" w:bidi="he-IL"/>
        </w:rPr>
        <w:t xml:space="preserve">tavu na původní výši, pokud pronajímatel </w:t>
      </w:r>
      <w:r w:rsidRPr="00EF54AD">
        <w:rPr>
          <w:rFonts w:cs="Arial"/>
          <w:sz w:val="18"/>
          <w:szCs w:val="17"/>
          <w:lang w:eastAsia="he-IL" w:bidi="he-IL"/>
        </w:rPr>
        <w:t>tyto peněžní prostředky oprávněně čerpal, a to do jednoho měsíce od upozornění pronajímatele.</w:t>
      </w:r>
    </w:p>
    <w:p w14:paraId="6A4D19EE" w14:textId="62590F64" w:rsidR="007F6C42" w:rsidRPr="00EF54AD" w:rsidRDefault="00D6687F" w:rsidP="007F6C42">
      <w:pPr>
        <w:numPr>
          <w:ilvl w:val="0"/>
          <w:numId w:val="6"/>
        </w:numPr>
        <w:autoSpaceDE w:val="0"/>
        <w:spacing w:before="240" w:line="230" w:lineRule="exact"/>
        <w:ind w:left="427" w:right="9" w:hanging="422"/>
        <w:rPr>
          <w:rFonts w:cs="Arial"/>
          <w:color w:val="000000"/>
          <w:sz w:val="18"/>
          <w:szCs w:val="17"/>
          <w:lang w:eastAsia="he-IL" w:bidi="he-IL"/>
        </w:rPr>
      </w:pPr>
      <w:r w:rsidRPr="00EF54AD">
        <w:rPr>
          <w:rFonts w:cs="Arial"/>
          <w:color w:val="080200"/>
          <w:sz w:val="18"/>
          <w:szCs w:val="17"/>
          <w:lang w:eastAsia="he-IL" w:bidi="he-IL"/>
        </w:rPr>
        <w:t>P</w:t>
      </w:r>
      <w:r w:rsidRPr="00EF54AD">
        <w:rPr>
          <w:rFonts w:cs="Arial"/>
          <w:color w:val="020000"/>
          <w:sz w:val="18"/>
          <w:szCs w:val="17"/>
          <w:lang w:eastAsia="he-IL" w:bidi="he-IL"/>
        </w:rPr>
        <w:t>o s</w:t>
      </w:r>
      <w:r w:rsidRPr="00EF54AD">
        <w:rPr>
          <w:rFonts w:cs="Arial"/>
          <w:color w:val="080200"/>
          <w:sz w:val="18"/>
          <w:szCs w:val="17"/>
          <w:lang w:eastAsia="he-IL" w:bidi="he-IL"/>
        </w:rPr>
        <w:t>k</w:t>
      </w:r>
      <w:r w:rsidRPr="00EF54AD">
        <w:rPr>
          <w:rFonts w:cs="Arial"/>
          <w:color w:val="020000"/>
          <w:sz w:val="18"/>
          <w:szCs w:val="17"/>
          <w:lang w:eastAsia="he-IL" w:bidi="he-IL"/>
        </w:rPr>
        <w:t>o</w:t>
      </w:r>
      <w:r w:rsidRPr="00EF54AD">
        <w:rPr>
          <w:rFonts w:cs="Arial"/>
          <w:color w:val="080200"/>
          <w:sz w:val="18"/>
          <w:szCs w:val="17"/>
          <w:lang w:eastAsia="he-IL" w:bidi="he-IL"/>
        </w:rPr>
        <w:t>nč</w:t>
      </w:r>
      <w:r w:rsidRPr="00EF54AD">
        <w:rPr>
          <w:rFonts w:cs="Arial"/>
          <w:color w:val="020000"/>
          <w:sz w:val="18"/>
          <w:szCs w:val="17"/>
          <w:lang w:eastAsia="he-IL" w:bidi="he-IL"/>
        </w:rPr>
        <w:t>e</w:t>
      </w:r>
      <w:r w:rsidRPr="00EF54AD">
        <w:rPr>
          <w:rFonts w:cs="Arial"/>
          <w:color w:val="080200"/>
          <w:sz w:val="18"/>
          <w:szCs w:val="17"/>
          <w:lang w:eastAsia="he-IL" w:bidi="he-IL"/>
        </w:rPr>
        <w:t>n</w:t>
      </w:r>
      <w:r w:rsidRPr="00EF54AD">
        <w:rPr>
          <w:rFonts w:cs="Arial"/>
          <w:color w:val="020000"/>
          <w:sz w:val="18"/>
          <w:szCs w:val="17"/>
          <w:lang w:eastAsia="he-IL" w:bidi="he-IL"/>
        </w:rPr>
        <w:t xml:space="preserve">í </w:t>
      </w:r>
      <w:r w:rsidRPr="00EF54AD">
        <w:rPr>
          <w:rFonts w:cs="Arial"/>
          <w:color w:val="080200"/>
          <w:sz w:val="18"/>
          <w:szCs w:val="17"/>
          <w:lang w:eastAsia="he-IL" w:bidi="he-IL"/>
        </w:rPr>
        <w:t>n</w:t>
      </w:r>
      <w:r w:rsidRPr="00EF54AD">
        <w:rPr>
          <w:rFonts w:cs="Arial"/>
          <w:color w:val="020000"/>
          <w:sz w:val="18"/>
          <w:szCs w:val="17"/>
          <w:lang w:eastAsia="he-IL" w:bidi="he-IL"/>
        </w:rPr>
        <w:t>áj</w:t>
      </w:r>
      <w:r w:rsidRPr="00EF54AD">
        <w:rPr>
          <w:rFonts w:cs="Arial"/>
          <w:color w:val="080200"/>
          <w:sz w:val="18"/>
          <w:szCs w:val="17"/>
          <w:lang w:eastAsia="he-IL" w:bidi="he-IL"/>
        </w:rPr>
        <w:t>mu je pr</w:t>
      </w:r>
      <w:r w:rsidRPr="00EF54AD">
        <w:rPr>
          <w:rFonts w:cs="Arial"/>
          <w:color w:val="020000"/>
          <w:sz w:val="18"/>
          <w:szCs w:val="17"/>
          <w:lang w:eastAsia="he-IL" w:bidi="he-IL"/>
        </w:rPr>
        <w:t>o</w:t>
      </w:r>
      <w:r w:rsidRPr="00EF54AD">
        <w:rPr>
          <w:rFonts w:cs="Arial"/>
          <w:color w:val="080200"/>
          <w:sz w:val="18"/>
          <w:szCs w:val="17"/>
          <w:lang w:eastAsia="he-IL" w:bidi="he-IL"/>
        </w:rPr>
        <w:t>najímatel povinen vrátit jistotu nájemci, ledaže byla řádně čerpána</w:t>
      </w:r>
      <w:r w:rsidRPr="00EF54AD">
        <w:rPr>
          <w:rFonts w:cs="Arial"/>
          <w:color w:val="37332D"/>
          <w:sz w:val="18"/>
          <w:szCs w:val="17"/>
          <w:lang w:eastAsia="he-IL" w:bidi="he-IL"/>
        </w:rPr>
        <w:t xml:space="preserve">, </w:t>
      </w:r>
      <w:r w:rsidRPr="00EF54AD">
        <w:rPr>
          <w:rFonts w:cs="Arial"/>
          <w:color w:val="020000"/>
          <w:sz w:val="18"/>
          <w:szCs w:val="17"/>
          <w:lang w:eastAsia="he-IL" w:bidi="he-IL"/>
        </w:rPr>
        <w:t xml:space="preserve">a to nejdéle </w:t>
      </w:r>
      <w:r w:rsidRPr="00EF54AD">
        <w:rPr>
          <w:rFonts w:cs="Arial"/>
          <w:color w:val="080200"/>
          <w:sz w:val="18"/>
          <w:szCs w:val="17"/>
          <w:lang w:eastAsia="he-IL" w:bidi="he-IL"/>
        </w:rPr>
        <w:t>d</w:t>
      </w:r>
      <w:r w:rsidRPr="00EF54AD">
        <w:rPr>
          <w:rFonts w:cs="Arial"/>
          <w:color w:val="020000"/>
          <w:sz w:val="18"/>
          <w:szCs w:val="17"/>
          <w:lang w:eastAsia="he-IL" w:bidi="he-IL"/>
        </w:rPr>
        <w:t xml:space="preserve">o </w:t>
      </w:r>
      <w:r w:rsidRPr="00EF54AD">
        <w:rPr>
          <w:rFonts w:cs="Arial"/>
          <w:color w:val="080200"/>
          <w:sz w:val="18"/>
          <w:szCs w:val="17"/>
          <w:lang w:eastAsia="he-IL" w:bidi="he-IL"/>
        </w:rPr>
        <w:t>j</w:t>
      </w:r>
      <w:r w:rsidRPr="00EF54AD">
        <w:rPr>
          <w:rFonts w:cs="Arial"/>
          <w:color w:val="020000"/>
          <w:sz w:val="18"/>
          <w:szCs w:val="17"/>
          <w:lang w:eastAsia="he-IL" w:bidi="he-IL"/>
        </w:rPr>
        <w:t>ed</w:t>
      </w:r>
      <w:r w:rsidRPr="00EF54AD">
        <w:rPr>
          <w:rFonts w:cs="Arial"/>
          <w:color w:val="080200"/>
          <w:sz w:val="18"/>
          <w:szCs w:val="17"/>
          <w:lang w:eastAsia="he-IL" w:bidi="he-IL"/>
        </w:rPr>
        <w:t>n</w:t>
      </w:r>
      <w:r w:rsidRPr="00EF54AD">
        <w:rPr>
          <w:rFonts w:cs="Arial"/>
          <w:color w:val="020000"/>
          <w:sz w:val="18"/>
          <w:szCs w:val="17"/>
          <w:lang w:eastAsia="he-IL" w:bidi="he-IL"/>
        </w:rPr>
        <w:t>o</w:t>
      </w:r>
      <w:r w:rsidRPr="00EF54AD">
        <w:rPr>
          <w:rFonts w:cs="Arial"/>
          <w:color w:val="080200"/>
          <w:sz w:val="18"/>
          <w:szCs w:val="17"/>
          <w:lang w:eastAsia="he-IL" w:bidi="he-IL"/>
        </w:rPr>
        <w:t>h</w:t>
      </w:r>
      <w:r w:rsidRPr="00EF54AD">
        <w:rPr>
          <w:rFonts w:cs="Arial"/>
          <w:color w:val="020000"/>
          <w:sz w:val="18"/>
          <w:szCs w:val="17"/>
          <w:lang w:eastAsia="he-IL" w:bidi="he-IL"/>
        </w:rPr>
        <w:t xml:space="preserve">o </w:t>
      </w:r>
      <w:r w:rsidRPr="00EF54AD">
        <w:rPr>
          <w:rFonts w:cs="Arial"/>
          <w:color w:val="080200"/>
          <w:sz w:val="18"/>
          <w:szCs w:val="17"/>
          <w:lang w:eastAsia="he-IL" w:bidi="he-IL"/>
        </w:rPr>
        <w:t>měsíce</w:t>
      </w:r>
      <w:r w:rsidRPr="00EF54AD">
        <w:rPr>
          <w:rFonts w:cs="Arial"/>
          <w:color w:val="020000"/>
          <w:sz w:val="18"/>
          <w:szCs w:val="17"/>
          <w:lang w:eastAsia="he-IL" w:bidi="he-IL"/>
        </w:rPr>
        <w:t xml:space="preserve"> </w:t>
      </w:r>
      <w:r w:rsidRPr="00EF54AD">
        <w:rPr>
          <w:rFonts w:cs="Arial"/>
          <w:color w:val="080200"/>
          <w:sz w:val="18"/>
          <w:szCs w:val="17"/>
          <w:lang w:eastAsia="he-IL" w:bidi="he-IL"/>
        </w:rPr>
        <w:t xml:space="preserve">ode dne, kdy nájemce </w:t>
      </w:r>
      <w:r w:rsidR="00C722DA" w:rsidRPr="00EF54AD">
        <w:rPr>
          <w:rFonts w:cs="Arial"/>
          <w:color w:val="080200"/>
          <w:sz w:val="18"/>
          <w:szCs w:val="17"/>
          <w:lang w:eastAsia="he-IL" w:bidi="he-IL"/>
        </w:rPr>
        <w:t xml:space="preserve">nemovitost </w:t>
      </w:r>
      <w:r w:rsidRPr="00EF54AD">
        <w:rPr>
          <w:rFonts w:cs="Arial"/>
          <w:color w:val="080200"/>
          <w:sz w:val="18"/>
          <w:szCs w:val="17"/>
          <w:lang w:eastAsia="he-IL" w:bidi="he-IL"/>
        </w:rPr>
        <w:t>vyklidil a předal pronajímateli</w:t>
      </w:r>
      <w:r w:rsidRPr="00EF54AD">
        <w:rPr>
          <w:rFonts w:cs="Arial"/>
          <w:color w:val="000000"/>
          <w:sz w:val="18"/>
          <w:szCs w:val="17"/>
          <w:lang w:eastAsia="he-IL" w:bidi="he-IL"/>
        </w:rPr>
        <w:t>.</w:t>
      </w:r>
    </w:p>
    <w:p w14:paraId="199DC041" w14:textId="77777777" w:rsidR="00D6687F" w:rsidRPr="00EF54AD" w:rsidRDefault="00A44CFF" w:rsidP="00F047D5">
      <w:pPr>
        <w:keepNext/>
        <w:autoSpaceDE w:val="0"/>
        <w:spacing w:line="254" w:lineRule="exact"/>
        <w:jc w:val="center"/>
        <w:rPr>
          <w:rFonts w:cs="Arial"/>
          <w:b/>
          <w:bCs/>
          <w:color w:val="080200"/>
          <w:sz w:val="18"/>
          <w:szCs w:val="21"/>
        </w:rPr>
      </w:pPr>
      <w:r w:rsidRPr="00EF54AD">
        <w:rPr>
          <w:rFonts w:cs="Arial"/>
          <w:b/>
          <w:bCs/>
          <w:color w:val="080200"/>
          <w:sz w:val="18"/>
          <w:szCs w:val="21"/>
        </w:rPr>
        <w:br/>
      </w:r>
      <w:r w:rsidR="00D6687F" w:rsidRPr="00EF54AD">
        <w:rPr>
          <w:rFonts w:cs="Arial"/>
          <w:b/>
          <w:bCs/>
          <w:color w:val="080200"/>
          <w:sz w:val="18"/>
          <w:szCs w:val="21"/>
        </w:rPr>
        <w:t>Článek IV.</w:t>
      </w:r>
      <w:r w:rsidR="00F047D5" w:rsidRPr="00EF54AD">
        <w:rPr>
          <w:rFonts w:cs="Arial"/>
          <w:b/>
          <w:bCs/>
          <w:color w:val="080200"/>
          <w:sz w:val="18"/>
          <w:szCs w:val="21"/>
        </w:rPr>
        <w:br/>
      </w:r>
      <w:r w:rsidR="00D6687F" w:rsidRPr="00EF54AD">
        <w:rPr>
          <w:rFonts w:cs="Arial"/>
          <w:b/>
          <w:bCs/>
          <w:color w:val="080200"/>
          <w:sz w:val="18"/>
          <w:szCs w:val="21"/>
        </w:rPr>
        <w:t>Práva a povinnosti smluvních stran</w:t>
      </w:r>
    </w:p>
    <w:p w14:paraId="6E3D8BB1" w14:textId="451E628D" w:rsidR="00521437" w:rsidRPr="00EF54AD" w:rsidRDefault="00521437" w:rsidP="00521437">
      <w:pPr>
        <w:numPr>
          <w:ilvl w:val="0"/>
          <w:numId w:val="4"/>
        </w:numPr>
        <w:autoSpaceDE w:val="0"/>
        <w:spacing w:before="240" w:line="230" w:lineRule="exact"/>
        <w:ind w:left="427" w:right="9" w:hanging="422"/>
        <w:rPr>
          <w:rFonts w:cs="Arial"/>
          <w:color w:val="020000"/>
          <w:sz w:val="18"/>
          <w:szCs w:val="17"/>
          <w:lang w:eastAsia="he-IL" w:bidi="he-IL"/>
        </w:rPr>
      </w:pPr>
      <w:r w:rsidRPr="00EF54AD">
        <w:rPr>
          <w:rFonts w:cs="Arial"/>
          <w:color w:val="020000"/>
          <w:sz w:val="18"/>
          <w:szCs w:val="17"/>
          <w:lang w:eastAsia="he-IL" w:bidi="he-IL"/>
        </w:rPr>
        <w:t xml:space="preserve">Nájemce je povinen užívat nemovitost k účelu bydlení, s péčí řádného hospodáře a platit nájemné. </w:t>
      </w:r>
    </w:p>
    <w:p w14:paraId="7255E473" w14:textId="567554A8" w:rsidR="00D6687F" w:rsidRPr="00EF54AD" w:rsidRDefault="00FA29FA" w:rsidP="00FA29FA">
      <w:pPr>
        <w:numPr>
          <w:ilvl w:val="0"/>
          <w:numId w:val="4"/>
        </w:numPr>
        <w:autoSpaceDE w:val="0"/>
        <w:spacing w:before="240" w:line="230" w:lineRule="exact"/>
        <w:ind w:left="427" w:right="9" w:hanging="422"/>
        <w:rPr>
          <w:rFonts w:cs="Arial"/>
          <w:color w:val="020000"/>
          <w:sz w:val="18"/>
          <w:szCs w:val="17"/>
          <w:lang w:eastAsia="he-IL" w:bidi="he-IL"/>
        </w:rPr>
      </w:pPr>
      <w:r w:rsidRPr="00EF54AD">
        <w:rPr>
          <w:rFonts w:cs="Arial"/>
          <w:color w:val="020000"/>
          <w:sz w:val="18"/>
          <w:szCs w:val="17"/>
          <w:lang w:eastAsia="he-IL" w:bidi="he-IL"/>
        </w:rPr>
        <w:t xml:space="preserve">Nájemce je povinen oznámit pronajímateli včas svou nepřítomnost v </w:t>
      </w:r>
      <w:r w:rsidR="002277F0" w:rsidRPr="00EF54AD">
        <w:rPr>
          <w:rFonts w:cs="Arial"/>
          <w:color w:val="020000"/>
          <w:sz w:val="18"/>
          <w:szCs w:val="17"/>
          <w:lang w:eastAsia="he-IL" w:bidi="he-IL"/>
        </w:rPr>
        <w:t>nemovitosti</w:t>
      </w:r>
      <w:r w:rsidRPr="00EF54AD">
        <w:rPr>
          <w:rFonts w:cs="Arial"/>
          <w:color w:val="020000"/>
          <w:sz w:val="18"/>
          <w:szCs w:val="17"/>
          <w:lang w:eastAsia="he-IL" w:bidi="he-IL"/>
        </w:rPr>
        <w:t xml:space="preserve">, která má být delší než dva týdny, bude-li mu </w:t>
      </w:r>
      <w:r w:rsidR="002277F0" w:rsidRPr="00EF54AD">
        <w:rPr>
          <w:rFonts w:cs="Arial"/>
          <w:color w:val="020000"/>
          <w:sz w:val="18"/>
          <w:szCs w:val="17"/>
          <w:lang w:eastAsia="he-IL" w:bidi="he-IL"/>
        </w:rPr>
        <w:t xml:space="preserve">nemovitost </w:t>
      </w:r>
      <w:r w:rsidRPr="00EF54AD">
        <w:rPr>
          <w:rFonts w:cs="Arial"/>
          <w:color w:val="020000"/>
          <w:sz w:val="18"/>
          <w:szCs w:val="17"/>
          <w:lang w:eastAsia="he-IL" w:bidi="he-IL"/>
        </w:rPr>
        <w:t>po tuto dobu obtížně dostupn</w:t>
      </w:r>
      <w:r w:rsidR="002277F0" w:rsidRPr="00EF54AD">
        <w:rPr>
          <w:rFonts w:cs="Arial"/>
          <w:color w:val="020000"/>
          <w:sz w:val="18"/>
          <w:szCs w:val="17"/>
          <w:lang w:eastAsia="he-IL" w:bidi="he-IL"/>
        </w:rPr>
        <w:t>á</w:t>
      </w:r>
      <w:r w:rsidRPr="00EF54AD">
        <w:rPr>
          <w:rFonts w:cs="Arial"/>
          <w:color w:val="020000"/>
          <w:sz w:val="18"/>
          <w:szCs w:val="17"/>
          <w:lang w:eastAsia="he-IL" w:bidi="he-IL"/>
        </w:rPr>
        <w:t xml:space="preserve">, a současně označit osobu, která po dobu jeho nepřítomnosti zajistí možnost vstupu do </w:t>
      </w:r>
      <w:r w:rsidR="002277F0" w:rsidRPr="00EF54AD">
        <w:rPr>
          <w:rFonts w:cs="Arial"/>
          <w:color w:val="020000"/>
          <w:sz w:val="18"/>
          <w:szCs w:val="17"/>
          <w:lang w:eastAsia="he-IL" w:bidi="he-IL"/>
        </w:rPr>
        <w:t>nemovitosti</w:t>
      </w:r>
      <w:r w:rsidRPr="00EF54AD">
        <w:rPr>
          <w:rFonts w:cs="Arial"/>
          <w:color w:val="020000"/>
          <w:sz w:val="18"/>
          <w:szCs w:val="17"/>
          <w:lang w:eastAsia="he-IL" w:bidi="he-IL"/>
        </w:rPr>
        <w:t xml:space="preserve"> v případě, kdy toho bude nezbytně zapotřebí, přičemž nesplnění této povinnosti se považuje za porušení povinností nájemce zvlášť závažným způsobem a pronajímatel je v takovém případě oprávněn, bude-li to nezbytně zapotřebí, do </w:t>
      </w:r>
      <w:r w:rsidR="002277F0" w:rsidRPr="00EF54AD">
        <w:rPr>
          <w:rFonts w:cs="Arial"/>
          <w:color w:val="020000"/>
          <w:sz w:val="18"/>
          <w:szCs w:val="17"/>
          <w:lang w:eastAsia="he-IL" w:bidi="he-IL"/>
        </w:rPr>
        <w:t xml:space="preserve">nemovitosti </w:t>
      </w:r>
      <w:r w:rsidRPr="00EF54AD">
        <w:rPr>
          <w:rFonts w:cs="Arial"/>
          <w:color w:val="020000"/>
          <w:sz w:val="18"/>
          <w:szCs w:val="17"/>
          <w:lang w:eastAsia="he-IL" w:bidi="he-IL"/>
        </w:rPr>
        <w:t>vstoupit i bez přítomnosti nájemce.</w:t>
      </w:r>
    </w:p>
    <w:p w14:paraId="6922BC63" w14:textId="74B6254E" w:rsidR="00D6687F" w:rsidRPr="00EF54AD" w:rsidRDefault="00D6687F" w:rsidP="00D6687F">
      <w:pPr>
        <w:numPr>
          <w:ilvl w:val="0"/>
          <w:numId w:val="4"/>
        </w:numPr>
        <w:autoSpaceDE w:val="0"/>
        <w:spacing w:before="240" w:line="230" w:lineRule="exact"/>
        <w:ind w:left="427" w:right="9" w:hanging="422"/>
        <w:rPr>
          <w:rFonts w:cs="Arial"/>
          <w:color w:val="080200"/>
          <w:sz w:val="18"/>
          <w:szCs w:val="17"/>
          <w:lang w:eastAsia="he-IL" w:bidi="he-IL"/>
        </w:rPr>
      </w:pPr>
      <w:r w:rsidRPr="00EF54AD">
        <w:rPr>
          <w:rFonts w:cs="Arial"/>
          <w:color w:val="080200"/>
          <w:sz w:val="18"/>
          <w:szCs w:val="17"/>
          <w:lang w:eastAsia="he-IL" w:bidi="he-IL"/>
        </w:rPr>
        <w:t>Ná</w:t>
      </w:r>
      <w:r w:rsidRPr="00EF54AD">
        <w:rPr>
          <w:rFonts w:cs="Arial"/>
          <w:color w:val="020000"/>
          <w:sz w:val="18"/>
          <w:szCs w:val="17"/>
          <w:lang w:eastAsia="he-IL" w:bidi="he-IL"/>
        </w:rPr>
        <w:t xml:space="preserve">jemce </w:t>
      </w:r>
      <w:r w:rsidRPr="00EF54AD">
        <w:rPr>
          <w:rFonts w:cs="Arial"/>
          <w:color w:val="080200"/>
          <w:sz w:val="18"/>
          <w:szCs w:val="17"/>
          <w:lang w:eastAsia="he-IL" w:bidi="he-IL"/>
        </w:rPr>
        <w:t>j</w:t>
      </w:r>
      <w:r w:rsidRPr="00EF54AD">
        <w:rPr>
          <w:rFonts w:cs="Arial"/>
          <w:color w:val="020000"/>
          <w:sz w:val="18"/>
          <w:szCs w:val="17"/>
          <w:lang w:eastAsia="he-IL" w:bidi="he-IL"/>
        </w:rPr>
        <w:t>e o</w:t>
      </w:r>
      <w:r w:rsidRPr="00EF54AD">
        <w:rPr>
          <w:rFonts w:cs="Arial"/>
          <w:color w:val="080200"/>
          <w:sz w:val="18"/>
          <w:szCs w:val="17"/>
          <w:lang w:eastAsia="he-IL" w:bidi="he-IL"/>
        </w:rPr>
        <w:t>pr</w:t>
      </w:r>
      <w:r w:rsidRPr="00EF54AD">
        <w:rPr>
          <w:rFonts w:cs="Arial"/>
          <w:color w:val="020000"/>
          <w:sz w:val="18"/>
          <w:szCs w:val="17"/>
          <w:lang w:eastAsia="he-IL" w:bidi="he-IL"/>
        </w:rPr>
        <w:t>áv</w:t>
      </w:r>
      <w:r w:rsidRPr="00EF54AD">
        <w:rPr>
          <w:rFonts w:cs="Arial"/>
          <w:color w:val="080200"/>
          <w:sz w:val="18"/>
          <w:szCs w:val="17"/>
          <w:lang w:eastAsia="he-IL" w:bidi="he-IL"/>
        </w:rPr>
        <w:t>něn využívat společné prostory budovy,</w:t>
      </w:r>
      <w:r w:rsidR="00EF54AD">
        <w:rPr>
          <w:rFonts w:cs="Arial"/>
          <w:color w:val="020000"/>
          <w:sz w:val="18"/>
          <w:szCs w:val="17"/>
          <w:lang w:eastAsia="he-IL" w:bidi="he-IL"/>
        </w:rPr>
        <w:t xml:space="preserve"> </w:t>
      </w:r>
      <w:r w:rsidRPr="00EF54AD">
        <w:rPr>
          <w:rFonts w:cs="Arial"/>
          <w:color w:val="080200"/>
          <w:sz w:val="18"/>
          <w:szCs w:val="17"/>
          <w:lang w:eastAsia="he-IL" w:bidi="he-IL"/>
        </w:rPr>
        <w:t>a to po dohodě</w:t>
      </w:r>
      <w:r w:rsidR="00EF54AD">
        <w:rPr>
          <w:rFonts w:cs="Arial"/>
          <w:color w:val="080200"/>
          <w:sz w:val="18"/>
          <w:szCs w:val="17"/>
          <w:lang w:eastAsia="he-IL" w:bidi="he-IL"/>
        </w:rPr>
        <w:t xml:space="preserve"> </w:t>
      </w:r>
      <w:r w:rsidRPr="00EF54AD">
        <w:rPr>
          <w:rFonts w:cs="Arial"/>
          <w:color w:val="080200"/>
          <w:sz w:val="18"/>
          <w:szCs w:val="17"/>
          <w:lang w:eastAsia="he-IL" w:bidi="he-IL"/>
        </w:rPr>
        <w:t xml:space="preserve">s nájemci ostatních </w:t>
      </w:r>
      <w:r w:rsidR="00DE5329">
        <w:rPr>
          <w:rFonts w:cs="Arial"/>
          <w:color w:val="080200"/>
          <w:sz w:val="18"/>
          <w:szCs w:val="17"/>
          <w:lang w:eastAsia="he-IL" w:bidi="he-IL"/>
        </w:rPr>
        <w:t>prostor</w:t>
      </w:r>
      <w:r w:rsidR="00EF54AD">
        <w:rPr>
          <w:rFonts w:cs="Arial"/>
          <w:color w:val="080200"/>
          <w:sz w:val="18"/>
          <w:szCs w:val="17"/>
          <w:lang w:eastAsia="he-IL" w:bidi="he-IL"/>
        </w:rPr>
        <w:t xml:space="preserve"> </w:t>
      </w:r>
      <w:r w:rsidRPr="00EF54AD">
        <w:rPr>
          <w:rFonts w:cs="Arial"/>
          <w:color w:val="080200"/>
          <w:sz w:val="18"/>
          <w:szCs w:val="17"/>
          <w:lang w:eastAsia="he-IL" w:bidi="he-IL"/>
        </w:rPr>
        <w:t>v budově.</w:t>
      </w:r>
    </w:p>
    <w:p w14:paraId="5CD65E23" w14:textId="77777777" w:rsidR="00D6687F" w:rsidRPr="00EF54AD" w:rsidRDefault="00D6687F" w:rsidP="00D6687F">
      <w:pPr>
        <w:numPr>
          <w:ilvl w:val="0"/>
          <w:numId w:val="4"/>
        </w:numPr>
        <w:autoSpaceDE w:val="0"/>
        <w:spacing w:before="240" w:line="230" w:lineRule="exact"/>
        <w:ind w:left="427" w:right="9" w:hanging="422"/>
        <w:rPr>
          <w:rFonts w:cs="Arial"/>
          <w:color w:val="080200"/>
          <w:sz w:val="18"/>
          <w:szCs w:val="17"/>
          <w:lang w:eastAsia="he-IL" w:bidi="he-IL"/>
        </w:rPr>
      </w:pPr>
      <w:r w:rsidRPr="00EF54AD">
        <w:rPr>
          <w:rFonts w:cs="Arial"/>
          <w:color w:val="080200"/>
          <w:sz w:val="18"/>
          <w:szCs w:val="17"/>
          <w:lang w:eastAsia="he-IL" w:bidi="he-IL"/>
        </w:rPr>
        <w:t>N</w:t>
      </w:r>
      <w:r w:rsidRPr="00EF54AD">
        <w:rPr>
          <w:rFonts w:cs="Arial"/>
          <w:color w:val="020000"/>
          <w:sz w:val="18"/>
          <w:szCs w:val="17"/>
          <w:lang w:eastAsia="he-IL" w:bidi="he-IL"/>
        </w:rPr>
        <w:t>ájemce je pov</w:t>
      </w:r>
      <w:r w:rsidRPr="00EF54AD">
        <w:rPr>
          <w:rFonts w:cs="Arial"/>
          <w:color w:val="080200"/>
          <w:sz w:val="18"/>
          <w:szCs w:val="17"/>
          <w:lang w:eastAsia="he-IL" w:bidi="he-IL"/>
        </w:rPr>
        <w:t>i</w:t>
      </w:r>
      <w:r w:rsidRPr="00EF54AD">
        <w:rPr>
          <w:rFonts w:cs="Arial"/>
          <w:color w:val="020000"/>
          <w:sz w:val="18"/>
          <w:szCs w:val="17"/>
          <w:lang w:eastAsia="he-IL" w:bidi="he-IL"/>
        </w:rPr>
        <w:t>ne</w:t>
      </w:r>
      <w:r w:rsidRPr="00EF54AD">
        <w:rPr>
          <w:rFonts w:cs="Arial"/>
          <w:color w:val="080200"/>
          <w:sz w:val="18"/>
          <w:szCs w:val="17"/>
          <w:lang w:eastAsia="he-IL" w:bidi="he-IL"/>
        </w:rPr>
        <w:t>n dodržovat pravidla pro úklid</w:t>
      </w:r>
      <w:r w:rsidRPr="00EF54AD">
        <w:rPr>
          <w:rFonts w:cs="Arial"/>
          <w:color w:val="020000"/>
          <w:sz w:val="18"/>
          <w:szCs w:val="17"/>
          <w:lang w:eastAsia="he-IL" w:bidi="he-IL"/>
        </w:rPr>
        <w:t xml:space="preserve"> a byl seznámen s případnými sankcemi za nedodržení této povinnosti.</w:t>
      </w:r>
    </w:p>
    <w:p w14:paraId="57FF480B" w14:textId="08079CB1" w:rsidR="00D6687F" w:rsidRPr="00EF54AD" w:rsidRDefault="00D6687F" w:rsidP="00D6687F">
      <w:pPr>
        <w:numPr>
          <w:ilvl w:val="0"/>
          <w:numId w:val="4"/>
        </w:numPr>
        <w:autoSpaceDE w:val="0"/>
        <w:spacing w:before="240" w:line="230" w:lineRule="exact"/>
        <w:ind w:left="427" w:right="9" w:hanging="422"/>
        <w:rPr>
          <w:rFonts w:cs="Arial"/>
          <w:color w:val="080200"/>
          <w:sz w:val="18"/>
          <w:szCs w:val="17"/>
          <w:lang w:eastAsia="he-IL" w:bidi="he-IL"/>
        </w:rPr>
      </w:pPr>
      <w:r w:rsidRPr="00EF54AD">
        <w:rPr>
          <w:rFonts w:cs="Arial"/>
          <w:color w:val="080200"/>
          <w:sz w:val="18"/>
          <w:szCs w:val="17"/>
          <w:lang w:eastAsia="he-IL" w:bidi="he-IL"/>
        </w:rPr>
        <w:t>Pronajímatel je povinen zajistit nájemci plný a nerušený výkon práv spojených s</w:t>
      </w:r>
      <w:r w:rsidR="0077648D" w:rsidRPr="00EF54AD">
        <w:rPr>
          <w:rFonts w:cs="Arial"/>
          <w:color w:val="080200"/>
          <w:sz w:val="18"/>
          <w:szCs w:val="17"/>
          <w:lang w:eastAsia="he-IL" w:bidi="he-IL"/>
        </w:rPr>
        <w:t> </w:t>
      </w:r>
      <w:r w:rsidRPr="00EF54AD">
        <w:rPr>
          <w:rFonts w:cs="Arial"/>
          <w:color w:val="080200"/>
          <w:sz w:val="18"/>
          <w:szCs w:val="17"/>
          <w:lang w:eastAsia="he-IL" w:bidi="he-IL"/>
        </w:rPr>
        <w:t>užíván</w:t>
      </w:r>
      <w:r w:rsidR="0077648D" w:rsidRPr="00EF54AD">
        <w:rPr>
          <w:rFonts w:cs="Arial"/>
          <w:color w:val="080200"/>
          <w:sz w:val="18"/>
          <w:szCs w:val="17"/>
          <w:lang w:eastAsia="he-IL" w:bidi="he-IL"/>
        </w:rPr>
        <w:t>í</w:t>
      </w:r>
      <w:r w:rsidR="00A029AD" w:rsidRPr="00EF54AD">
        <w:rPr>
          <w:rFonts w:cs="Arial"/>
          <w:color w:val="080200"/>
          <w:sz w:val="18"/>
          <w:szCs w:val="17"/>
          <w:lang w:eastAsia="he-IL" w:bidi="he-IL"/>
        </w:rPr>
        <w:t>m</w:t>
      </w:r>
      <w:r w:rsidR="0077648D" w:rsidRPr="00EF54AD">
        <w:rPr>
          <w:rFonts w:cs="Arial"/>
          <w:color w:val="080200"/>
          <w:sz w:val="18"/>
          <w:szCs w:val="17"/>
          <w:lang w:eastAsia="he-IL" w:bidi="he-IL"/>
        </w:rPr>
        <w:t xml:space="preserve"> nemovitosti</w:t>
      </w:r>
      <w:r w:rsidRPr="00EF54AD">
        <w:rPr>
          <w:rFonts w:cs="Arial"/>
          <w:color w:val="080200"/>
          <w:sz w:val="18"/>
          <w:szCs w:val="17"/>
          <w:lang w:eastAsia="he-IL" w:bidi="he-IL"/>
        </w:rPr>
        <w:t>.</w:t>
      </w:r>
    </w:p>
    <w:p w14:paraId="54641BCF" w14:textId="3C9B7DF9" w:rsidR="005632A6" w:rsidRPr="00EF54AD" w:rsidRDefault="005632A6" w:rsidP="005632A6">
      <w:pPr>
        <w:numPr>
          <w:ilvl w:val="0"/>
          <w:numId w:val="4"/>
        </w:numPr>
        <w:autoSpaceDE w:val="0"/>
        <w:spacing w:before="240" w:line="230" w:lineRule="exact"/>
        <w:ind w:left="427" w:right="9" w:hanging="422"/>
        <w:rPr>
          <w:rFonts w:cs="Arial"/>
          <w:color w:val="080200"/>
          <w:sz w:val="18"/>
          <w:szCs w:val="17"/>
          <w:lang w:eastAsia="he-IL" w:bidi="he-IL"/>
        </w:rPr>
      </w:pPr>
      <w:r w:rsidRPr="00EF54AD">
        <w:rPr>
          <w:rFonts w:cs="Arial"/>
          <w:color w:val="080200"/>
          <w:sz w:val="18"/>
          <w:szCs w:val="17"/>
          <w:lang w:eastAsia="he-IL" w:bidi="he-IL"/>
        </w:rPr>
        <w:t xml:space="preserve">Pronajímatel si vyhrazuje právo ve vhodnou denní dobu, po předběžném oznámení, </w:t>
      </w:r>
      <w:r w:rsidR="00B44A0D" w:rsidRPr="00EF54AD">
        <w:rPr>
          <w:rFonts w:cs="Arial"/>
          <w:color w:val="080200"/>
          <w:sz w:val="18"/>
          <w:szCs w:val="17"/>
          <w:lang w:eastAsia="he-IL" w:bidi="he-IL"/>
        </w:rPr>
        <w:t xml:space="preserve">nemovitost </w:t>
      </w:r>
      <w:r w:rsidRPr="00EF54AD">
        <w:rPr>
          <w:rFonts w:cs="Arial"/>
          <w:color w:val="080200"/>
          <w:sz w:val="18"/>
          <w:szCs w:val="17"/>
          <w:lang w:eastAsia="he-IL" w:bidi="he-IL"/>
        </w:rPr>
        <w:t xml:space="preserve">prohlédnout nejméně 4x ročně sám nebo svým zplnomocněným zástupcem za účelem ověření řádné údržby a užívání </w:t>
      </w:r>
      <w:r w:rsidR="00B44A0D" w:rsidRPr="00EF54AD">
        <w:rPr>
          <w:rFonts w:cs="Arial"/>
          <w:color w:val="080200"/>
          <w:sz w:val="18"/>
          <w:szCs w:val="17"/>
          <w:lang w:eastAsia="he-IL" w:bidi="he-IL"/>
        </w:rPr>
        <w:t xml:space="preserve">nemovitosti </w:t>
      </w:r>
      <w:r w:rsidRPr="00EF54AD">
        <w:rPr>
          <w:rFonts w:cs="Arial"/>
          <w:color w:val="080200"/>
          <w:sz w:val="18"/>
          <w:szCs w:val="17"/>
          <w:lang w:eastAsia="he-IL" w:bidi="he-IL"/>
        </w:rPr>
        <w:t xml:space="preserve">nájemcem a zjištění technického stavu </w:t>
      </w:r>
      <w:r w:rsidR="00B44A0D" w:rsidRPr="00EF54AD">
        <w:rPr>
          <w:rFonts w:cs="Arial"/>
          <w:color w:val="080200"/>
          <w:sz w:val="18"/>
          <w:szCs w:val="17"/>
          <w:lang w:eastAsia="he-IL" w:bidi="he-IL"/>
        </w:rPr>
        <w:t>nemovitosti</w:t>
      </w:r>
      <w:r w:rsidRPr="00EF54AD">
        <w:rPr>
          <w:rFonts w:cs="Arial"/>
          <w:color w:val="080200"/>
          <w:sz w:val="18"/>
          <w:szCs w:val="17"/>
          <w:lang w:eastAsia="he-IL" w:bidi="he-IL"/>
        </w:rPr>
        <w:t xml:space="preserve"> a jeho vybavení. Nájemce je povinen tuto prohlídku umožnit a předložit pronajímateli nebo zástupci pronajímatele všechny vyžádané doklady, včetně občanských průkazů osob, které </w:t>
      </w:r>
      <w:r w:rsidR="00763260" w:rsidRPr="00EF54AD">
        <w:rPr>
          <w:rFonts w:cs="Arial"/>
          <w:color w:val="080200"/>
          <w:sz w:val="18"/>
          <w:szCs w:val="17"/>
          <w:lang w:eastAsia="he-IL" w:bidi="he-IL"/>
        </w:rPr>
        <w:t xml:space="preserve">nemovitost </w:t>
      </w:r>
      <w:r w:rsidRPr="00EF54AD">
        <w:rPr>
          <w:rFonts w:cs="Arial"/>
          <w:color w:val="080200"/>
          <w:sz w:val="18"/>
          <w:szCs w:val="17"/>
          <w:lang w:eastAsia="he-IL" w:bidi="he-IL"/>
        </w:rPr>
        <w:t>užívají.</w:t>
      </w:r>
    </w:p>
    <w:p w14:paraId="347C8BB7" w14:textId="6ABBA2C9" w:rsidR="00D47E1A" w:rsidRPr="00EF54AD" w:rsidRDefault="00D47E1A" w:rsidP="00D47E1A">
      <w:pPr>
        <w:numPr>
          <w:ilvl w:val="0"/>
          <w:numId w:val="4"/>
        </w:numPr>
        <w:autoSpaceDE w:val="0"/>
        <w:spacing w:before="240" w:line="230" w:lineRule="exact"/>
        <w:ind w:left="427" w:right="9" w:hanging="422"/>
        <w:rPr>
          <w:rFonts w:cs="Arial"/>
          <w:color w:val="080200"/>
          <w:sz w:val="18"/>
          <w:szCs w:val="17"/>
          <w:lang w:eastAsia="he-IL" w:bidi="he-IL"/>
        </w:rPr>
      </w:pPr>
      <w:r w:rsidRPr="00EF54AD">
        <w:rPr>
          <w:rFonts w:cs="Arial"/>
          <w:color w:val="080200"/>
          <w:sz w:val="18"/>
          <w:szCs w:val="17"/>
          <w:lang w:eastAsia="he-IL" w:bidi="he-IL"/>
        </w:rPr>
        <w:t xml:space="preserve">Pronajímatel je oprávněn dva měsíce před skončením nájmu dle této smlouvy ve vhodnou denní dobu max. </w:t>
      </w:r>
      <w:r w:rsidR="009E5C9A" w:rsidRPr="00EF54AD">
        <w:rPr>
          <w:rFonts w:cs="Arial"/>
          <w:color w:val="080200"/>
          <w:sz w:val="18"/>
          <w:szCs w:val="17"/>
          <w:lang w:eastAsia="he-IL" w:bidi="he-IL"/>
        </w:rPr>
        <w:t>3</w:t>
      </w:r>
      <w:r w:rsidRPr="00EF54AD">
        <w:rPr>
          <w:rFonts w:cs="Arial"/>
          <w:color w:val="080200"/>
          <w:sz w:val="18"/>
          <w:szCs w:val="17"/>
          <w:lang w:eastAsia="he-IL" w:bidi="he-IL"/>
        </w:rPr>
        <w:t xml:space="preserve">x týdně předvést </w:t>
      </w:r>
      <w:r w:rsidR="005C07F8" w:rsidRPr="00EF54AD">
        <w:rPr>
          <w:rFonts w:cs="Arial"/>
          <w:color w:val="080200"/>
          <w:sz w:val="18"/>
          <w:szCs w:val="17"/>
          <w:lang w:eastAsia="he-IL" w:bidi="he-IL"/>
        </w:rPr>
        <w:t xml:space="preserve">nemovitost </w:t>
      </w:r>
      <w:r w:rsidRPr="00EF54AD">
        <w:rPr>
          <w:rFonts w:cs="Arial"/>
          <w:color w:val="080200"/>
          <w:sz w:val="18"/>
          <w:szCs w:val="17"/>
          <w:lang w:eastAsia="he-IL" w:bidi="he-IL"/>
        </w:rPr>
        <w:t>případnému budoucímu nájemci.</w:t>
      </w:r>
      <w:r w:rsidR="00764687" w:rsidRPr="00EF54AD">
        <w:rPr>
          <w:rFonts w:cs="Arial"/>
          <w:color w:val="080200"/>
          <w:sz w:val="18"/>
          <w:szCs w:val="17"/>
          <w:lang w:eastAsia="he-IL" w:bidi="he-IL"/>
        </w:rPr>
        <w:t xml:space="preserve"> Nájemce je povinen pronajímateli poskytnout </w:t>
      </w:r>
      <w:r w:rsidR="001B4026" w:rsidRPr="00EF54AD">
        <w:rPr>
          <w:rFonts w:cs="Arial"/>
          <w:color w:val="080200"/>
          <w:sz w:val="18"/>
          <w:szCs w:val="17"/>
          <w:lang w:eastAsia="he-IL" w:bidi="he-IL"/>
        </w:rPr>
        <w:t xml:space="preserve">k tomu potřebnou součinnost, zejména umožnit prohlídky se zájemci za účasti pronajímatele nebo jím zplnomocněné osoby. V opačném případě odpovídá za škodu, kterou tím pronajímateli způsobí. </w:t>
      </w:r>
    </w:p>
    <w:p w14:paraId="591194A5" w14:textId="4557AE90" w:rsidR="00D6687F" w:rsidRPr="00EF54AD" w:rsidRDefault="00D6687F" w:rsidP="004104B3">
      <w:pPr>
        <w:numPr>
          <w:ilvl w:val="0"/>
          <w:numId w:val="4"/>
        </w:numPr>
        <w:autoSpaceDE w:val="0"/>
        <w:spacing w:before="240" w:line="230" w:lineRule="exact"/>
        <w:ind w:left="427" w:right="9" w:hanging="422"/>
        <w:rPr>
          <w:rFonts w:cs="Arial"/>
          <w:color w:val="080200"/>
          <w:sz w:val="18"/>
          <w:szCs w:val="17"/>
          <w:lang w:eastAsia="he-IL" w:bidi="he-IL"/>
        </w:rPr>
      </w:pPr>
      <w:r w:rsidRPr="00EF54AD">
        <w:rPr>
          <w:rFonts w:cs="Arial"/>
          <w:color w:val="080200"/>
          <w:sz w:val="18"/>
          <w:szCs w:val="17"/>
          <w:lang w:eastAsia="he-IL" w:bidi="he-IL"/>
        </w:rPr>
        <w:t xml:space="preserve">Drobné </w:t>
      </w:r>
      <w:r w:rsidR="00625661">
        <w:rPr>
          <w:rFonts w:cs="Arial"/>
          <w:color w:val="080200"/>
          <w:sz w:val="18"/>
          <w:szCs w:val="17"/>
          <w:lang w:eastAsia="he-IL" w:bidi="he-IL"/>
        </w:rPr>
        <w:t>o</w:t>
      </w:r>
      <w:r w:rsidRPr="00EF54AD">
        <w:rPr>
          <w:rFonts w:cs="Arial"/>
          <w:color w:val="080200"/>
          <w:sz w:val="18"/>
          <w:szCs w:val="17"/>
          <w:lang w:eastAsia="he-IL" w:bidi="he-IL"/>
        </w:rPr>
        <w:t xml:space="preserve">pravy </w:t>
      </w:r>
      <w:r w:rsidR="003C357F" w:rsidRPr="00EF54AD">
        <w:rPr>
          <w:rFonts w:cs="Arial"/>
          <w:color w:val="080200"/>
          <w:sz w:val="18"/>
          <w:szCs w:val="17"/>
          <w:lang w:eastAsia="he-IL" w:bidi="he-IL"/>
        </w:rPr>
        <w:t xml:space="preserve">nemovitosti </w:t>
      </w:r>
      <w:r w:rsidRPr="00EF54AD">
        <w:rPr>
          <w:rFonts w:cs="Arial"/>
          <w:color w:val="080200"/>
          <w:sz w:val="18"/>
          <w:szCs w:val="17"/>
          <w:lang w:eastAsia="he-IL" w:bidi="he-IL"/>
        </w:rPr>
        <w:t xml:space="preserve">související s </w:t>
      </w:r>
      <w:r w:rsidR="00625661" w:rsidRPr="00625661">
        <w:rPr>
          <w:rFonts w:cs="Arial"/>
          <w:color w:val="080200"/>
          <w:sz w:val="18"/>
          <w:szCs w:val="17"/>
          <w:lang w:eastAsia="he-IL" w:bidi="he-IL"/>
        </w:rPr>
        <w:t xml:space="preserve">jejím </w:t>
      </w:r>
      <w:r w:rsidRPr="00EF54AD">
        <w:rPr>
          <w:rFonts w:cs="Arial"/>
          <w:color w:val="080200"/>
          <w:sz w:val="18"/>
          <w:szCs w:val="17"/>
          <w:lang w:eastAsia="he-IL" w:bidi="he-IL"/>
        </w:rPr>
        <w:t>užíváním a náklady spojené s běžnou údržbou</w:t>
      </w:r>
      <w:r w:rsidR="008B516E">
        <w:rPr>
          <w:rFonts w:cs="Arial"/>
          <w:color w:val="080200"/>
          <w:sz w:val="18"/>
          <w:szCs w:val="17"/>
          <w:lang w:eastAsia="he-IL" w:bidi="he-IL"/>
        </w:rPr>
        <w:t xml:space="preserve"> (do 1000Kč)</w:t>
      </w:r>
      <w:r w:rsidRPr="00EF54AD">
        <w:rPr>
          <w:rFonts w:cs="Arial"/>
          <w:color w:val="080200"/>
          <w:sz w:val="18"/>
          <w:szCs w:val="17"/>
          <w:lang w:eastAsia="he-IL" w:bidi="he-IL"/>
        </w:rPr>
        <w:t xml:space="preserve"> hradí nájemce.</w:t>
      </w:r>
    </w:p>
    <w:p w14:paraId="16C5EA1C" w14:textId="63B432EF" w:rsidR="00D6687F" w:rsidRPr="00EF54AD" w:rsidRDefault="00D6687F" w:rsidP="00D6687F">
      <w:pPr>
        <w:numPr>
          <w:ilvl w:val="0"/>
          <w:numId w:val="4"/>
        </w:numPr>
        <w:autoSpaceDE w:val="0"/>
        <w:spacing w:before="240" w:line="230" w:lineRule="exact"/>
        <w:ind w:left="427" w:right="9" w:hanging="422"/>
        <w:rPr>
          <w:rFonts w:cs="Arial"/>
          <w:color w:val="040000"/>
          <w:sz w:val="18"/>
          <w:szCs w:val="21"/>
        </w:rPr>
      </w:pPr>
      <w:r w:rsidRPr="00EF54AD">
        <w:rPr>
          <w:rFonts w:cs="Arial"/>
          <w:color w:val="040000"/>
          <w:sz w:val="18"/>
          <w:szCs w:val="21"/>
        </w:rPr>
        <w:t xml:space="preserve">Změny na </w:t>
      </w:r>
      <w:r w:rsidR="003C357F" w:rsidRPr="00EF54AD">
        <w:rPr>
          <w:rFonts w:cs="Arial"/>
          <w:color w:val="040000"/>
          <w:sz w:val="18"/>
          <w:szCs w:val="21"/>
        </w:rPr>
        <w:t>nemovitost</w:t>
      </w:r>
      <w:r w:rsidR="001B64B1" w:rsidRPr="00EF54AD">
        <w:rPr>
          <w:rFonts w:cs="Arial"/>
          <w:color w:val="040000"/>
          <w:sz w:val="18"/>
          <w:szCs w:val="21"/>
        </w:rPr>
        <w:t>i</w:t>
      </w:r>
      <w:r w:rsidRPr="00EF54AD">
        <w:rPr>
          <w:rFonts w:cs="Arial"/>
          <w:color w:val="17110B"/>
          <w:sz w:val="18"/>
          <w:szCs w:val="21"/>
        </w:rPr>
        <w:t>,</w:t>
      </w:r>
      <w:r w:rsidR="00863D0E">
        <w:rPr>
          <w:rFonts w:cs="Arial"/>
          <w:color w:val="040000"/>
          <w:sz w:val="18"/>
          <w:szCs w:val="21"/>
        </w:rPr>
        <w:t xml:space="preserve"> </w:t>
      </w:r>
      <w:r w:rsidRPr="00EF54AD">
        <w:rPr>
          <w:rFonts w:cs="Arial"/>
          <w:color w:val="040000"/>
          <w:sz w:val="18"/>
          <w:szCs w:val="21"/>
        </w:rPr>
        <w:t>včetně</w:t>
      </w:r>
      <w:r w:rsidR="00863D0E">
        <w:rPr>
          <w:rFonts w:cs="Arial"/>
          <w:color w:val="040000"/>
          <w:sz w:val="18"/>
          <w:szCs w:val="21"/>
        </w:rPr>
        <w:t xml:space="preserve"> </w:t>
      </w:r>
      <w:r w:rsidRPr="00EF54AD">
        <w:rPr>
          <w:rFonts w:cs="Arial"/>
          <w:color w:val="040000"/>
          <w:sz w:val="18"/>
          <w:szCs w:val="21"/>
        </w:rPr>
        <w:t>stavebn</w:t>
      </w:r>
      <w:r w:rsidRPr="00EF54AD">
        <w:rPr>
          <w:rFonts w:cs="Arial"/>
          <w:color w:val="17110B"/>
          <w:sz w:val="18"/>
          <w:szCs w:val="21"/>
        </w:rPr>
        <w:t>í</w:t>
      </w:r>
      <w:r w:rsidRPr="00EF54AD">
        <w:rPr>
          <w:rFonts w:cs="Arial"/>
          <w:color w:val="040000"/>
          <w:sz w:val="18"/>
          <w:szCs w:val="21"/>
        </w:rPr>
        <w:t xml:space="preserve">ch </w:t>
      </w:r>
      <w:r w:rsidRPr="00EF54AD">
        <w:rPr>
          <w:rFonts w:cs="Arial"/>
          <w:color w:val="17110B"/>
          <w:sz w:val="18"/>
          <w:szCs w:val="21"/>
        </w:rPr>
        <w:t>ú</w:t>
      </w:r>
      <w:r w:rsidRPr="00EF54AD">
        <w:rPr>
          <w:rFonts w:cs="Arial"/>
          <w:color w:val="040000"/>
          <w:sz w:val="18"/>
          <w:szCs w:val="21"/>
        </w:rPr>
        <w:t>pra</w:t>
      </w:r>
      <w:r w:rsidRPr="00EF54AD">
        <w:rPr>
          <w:rFonts w:cs="Arial"/>
          <w:color w:val="17110B"/>
          <w:sz w:val="18"/>
          <w:szCs w:val="21"/>
        </w:rPr>
        <w:t xml:space="preserve">v, </w:t>
      </w:r>
      <w:r w:rsidRPr="00EF54AD">
        <w:rPr>
          <w:rFonts w:cs="Arial"/>
          <w:color w:val="040000"/>
          <w:sz w:val="18"/>
          <w:szCs w:val="21"/>
        </w:rPr>
        <w:t xml:space="preserve">je nájemce oprávněn provádět </w:t>
      </w:r>
      <w:r w:rsidRPr="00EF54AD">
        <w:rPr>
          <w:rFonts w:cs="Arial"/>
          <w:color w:val="17110B"/>
          <w:sz w:val="18"/>
          <w:szCs w:val="21"/>
        </w:rPr>
        <w:t>j</w:t>
      </w:r>
      <w:r w:rsidRPr="00EF54AD">
        <w:rPr>
          <w:rFonts w:cs="Arial"/>
          <w:color w:val="040000"/>
          <w:sz w:val="18"/>
          <w:szCs w:val="21"/>
        </w:rPr>
        <w:t>en s</w:t>
      </w:r>
      <w:r w:rsidR="001B4026" w:rsidRPr="00EF54AD">
        <w:rPr>
          <w:rFonts w:cs="Arial"/>
          <w:color w:val="040000"/>
          <w:sz w:val="18"/>
          <w:szCs w:val="21"/>
        </w:rPr>
        <w:t xml:space="preserve"> písemným</w:t>
      </w:r>
      <w:r w:rsidRPr="00EF54AD">
        <w:rPr>
          <w:rFonts w:cs="Arial"/>
          <w:color w:val="040000"/>
          <w:sz w:val="18"/>
          <w:szCs w:val="21"/>
        </w:rPr>
        <w:t xml:space="preserve"> souhlasem pronajímatele. Úhradu nákladů</w:t>
      </w:r>
      <w:r w:rsidR="00863D0E">
        <w:rPr>
          <w:rFonts w:cs="Arial"/>
          <w:color w:val="17110B"/>
          <w:sz w:val="18"/>
          <w:szCs w:val="21"/>
        </w:rPr>
        <w:t xml:space="preserve"> </w:t>
      </w:r>
      <w:r w:rsidRPr="00EF54AD">
        <w:rPr>
          <w:rFonts w:cs="Arial"/>
          <w:color w:val="040000"/>
          <w:sz w:val="18"/>
          <w:szCs w:val="21"/>
        </w:rPr>
        <w:t xml:space="preserve">s </w:t>
      </w:r>
      <w:r w:rsidRPr="00EF54AD">
        <w:rPr>
          <w:rFonts w:cs="Arial"/>
          <w:color w:val="17110B"/>
          <w:sz w:val="18"/>
          <w:szCs w:val="21"/>
        </w:rPr>
        <w:t>tí</w:t>
      </w:r>
      <w:r w:rsidRPr="00EF54AD">
        <w:rPr>
          <w:rFonts w:cs="Arial"/>
          <w:color w:val="040000"/>
          <w:sz w:val="18"/>
          <w:szCs w:val="21"/>
        </w:rPr>
        <w:t>m spojen</w:t>
      </w:r>
      <w:r w:rsidRPr="00EF54AD">
        <w:rPr>
          <w:rFonts w:cs="Arial"/>
          <w:color w:val="17110B"/>
          <w:sz w:val="18"/>
          <w:szCs w:val="21"/>
        </w:rPr>
        <w:t>ý</w:t>
      </w:r>
      <w:r w:rsidRPr="00EF54AD">
        <w:rPr>
          <w:rFonts w:cs="Arial"/>
          <w:color w:val="040000"/>
          <w:sz w:val="18"/>
          <w:szCs w:val="21"/>
        </w:rPr>
        <w:t>ch může nájemce požadovat jen v případě, že se k tomu pronajímatel písemně</w:t>
      </w:r>
      <w:r w:rsidR="00863D0E">
        <w:rPr>
          <w:rFonts w:cs="Arial"/>
          <w:color w:val="040000"/>
          <w:sz w:val="18"/>
          <w:szCs w:val="21"/>
        </w:rPr>
        <w:t xml:space="preserve"> </w:t>
      </w:r>
      <w:r w:rsidRPr="00EF54AD">
        <w:rPr>
          <w:rFonts w:cs="Arial"/>
          <w:color w:val="040000"/>
          <w:sz w:val="18"/>
          <w:szCs w:val="21"/>
        </w:rPr>
        <w:t>zaváz</w:t>
      </w:r>
      <w:r w:rsidRPr="00EF54AD">
        <w:rPr>
          <w:rFonts w:cs="Arial"/>
          <w:color w:val="17110B"/>
          <w:sz w:val="18"/>
          <w:szCs w:val="21"/>
        </w:rPr>
        <w:t>a</w:t>
      </w:r>
      <w:r w:rsidRPr="00EF54AD">
        <w:rPr>
          <w:rFonts w:cs="Arial"/>
          <w:color w:val="040000"/>
          <w:sz w:val="18"/>
          <w:szCs w:val="21"/>
        </w:rPr>
        <w:t>l</w:t>
      </w:r>
      <w:r w:rsidR="001E12B7" w:rsidRPr="00EF54AD">
        <w:rPr>
          <w:rFonts w:cs="Arial"/>
          <w:color w:val="000000"/>
          <w:sz w:val="18"/>
          <w:szCs w:val="21"/>
        </w:rPr>
        <w:t xml:space="preserve">. </w:t>
      </w:r>
      <w:r w:rsidRPr="00EF54AD">
        <w:rPr>
          <w:rFonts w:cs="Arial"/>
          <w:color w:val="040000"/>
          <w:sz w:val="18"/>
          <w:szCs w:val="21"/>
        </w:rPr>
        <w:t xml:space="preserve">Provede-Ii nájemce změny na </w:t>
      </w:r>
      <w:r w:rsidR="003C357F" w:rsidRPr="00EF54AD">
        <w:rPr>
          <w:rFonts w:cs="Arial"/>
          <w:color w:val="040000"/>
          <w:sz w:val="18"/>
          <w:szCs w:val="21"/>
        </w:rPr>
        <w:t>nemovitosti</w:t>
      </w:r>
      <w:r w:rsidR="00863D0E">
        <w:rPr>
          <w:rFonts w:cs="Arial"/>
          <w:color w:val="040000"/>
          <w:sz w:val="18"/>
          <w:szCs w:val="21"/>
        </w:rPr>
        <w:t xml:space="preserve"> </w:t>
      </w:r>
      <w:r w:rsidR="00EC5FB7" w:rsidRPr="00EF54AD">
        <w:rPr>
          <w:rFonts w:cs="Arial"/>
          <w:color w:val="040000"/>
          <w:sz w:val="18"/>
          <w:szCs w:val="21"/>
        </w:rPr>
        <w:t xml:space="preserve">bez souhlasu </w:t>
      </w:r>
      <w:r w:rsidRPr="00EF54AD">
        <w:rPr>
          <w:rFonts w:cs="Arial"/>
          <w:color w:val="040000"/>
          <w:sz w:val="18"/>
          <w:szCs w:val="21"/>
        </w:rPr>
        <w:t xml:space="preserve">pronajímatele, je </w:t>
      </w:r>
      <w:r w:rsidRPr="00EF54AD">
        <w:rPr>
          <w:rFonts w:cs="Arial"/>
          <w:color w:val="040000"/>
          <w:sz w:val="18"/>
          <w:szCs w:val="21"/>
        </w:rPr>
        <w:lastRenderedPageBreak/>
        <w:t>povinen po skonče</w:t>
      </w:r>
      <w:r w:rsidRPr="00EF54AD">
        <w:rPr>
          <w:rFonts w:cs="Arial"/>
          <w:color w:val="17110B"/>
          <w:sz w:val="18"/>
          <w:szCs w:val="21"/>
        </w:rPr>
        <w:t xml:space="preserve">ní </w:t>
      </w:r>
      <w:r w:rsidRPr="00EF54AD">
        <w:rPr>
          <w:rFonts w:cs="Arial"/>
          <w:color w:val="040000"/>
          <w:sz w:val="18"/>
          <w:szCs w:val="21"/>
        </w:rPr>
        <w:t xml:space="preserve">nájmu uvést </w:t>
      </w:r>
      <w:r w:rsidR="003C357F" w:rsidRPr="00EF54AD">
        <w:rPr>
          <w:rFonts w:cs="Arial"/>
          <w:color w:val="040000"/>
          <w:sz w:val="18"/>
          <w:szCs w:val="21"/>
        </w:rPr>
        <w:t xml:space="preserve">nemovitost </w:t>
      </w:r>
      <w:r w:rsidRPr="00EF54AD">
        <w:rPr>
          <w:rFonts w:cs="Arial"/>
          <w:color w:val="040000"/>
          <w:sz w:val="18"/>
          <w:szCs w:val="21"/>
        </w:rPr>
        <w:t>na své náklady do původního stavu.</w:t>
      </w:r>
      <w:r w:rsidR="001B4026" w:rsidRPr="00EF54AD">
        <w:rPr>
          <w:rFonts w:cs="Arial"/>
          <w:color w:val="040000"/>
          <w:sz w:val="18"/>
          <w:szCs w:val="21"/>
        </w:rPr>
        <w:t xml:space="preserve"> V opačném případě odpovídá za škodu, kterou svým jednáním pronajímateli způsobil.</w:t>
      </w:r>
    </w:p>
    <w:p w14:paraId="389B83D7" w14:textId="2D78A1FF" w:rsidR="00D6687F" w:rsidRPr="00EF54AD" w:rsidRDefault="00D6687F" w:rsidP="00D6687F">
      <w:pPr>
        <w:numPr>
          <w:ilvl w:val="0"/>
          <w:numId w:val="4"/>
        </w:numPr>
        <w:autoSpaceDE w:val="0"/>
        <w:spacing w:before="240" w:line="230" w:lineRule="exact"/>
        <w:ind w:left="427" w:right="9" w:hanging="422"/>
        <w:rPr>
          <w:rFonts w:cs="Arial"/>
          <w:color w:val="040000"/>
          <w:sz w:val="18"/>
          <w:szCs w:val="21"/>
        </w:rPr>
      </w:pPr>
      <w:r w:rsidRPr="00EF54AD">
        <w:rPr>
          <w:rFonts w:cs="Arial"/>
          <w:color w:val="040000"/>
          <w:sz w:val="18"/>
          <w:szCs w:val="21"/>
        </w:rPr>
        <w:t>Nájemce je povinen písemně</w:t>
      </w:r>
      <w:r w:rsidR="00863D0E">
        <w:rPr>
          <w:rFonts w:cs="Arial"/>
          <w:color w:val="040000"/>
          <w:sz w:val="18"/>
          <w:szCs w:val="21"/>
        </w:rPr>
        <w:t xml:space="preserve"> </w:t>
      </w:r>
      <w:r w:rsidRPr="00EF54AD">
        <w:rPr>
          <w:rFonts w:cs="Arial"/>
          <w:color w:val="040000"/>
          <w:sz w:val="18"/>
          <w:szCs w:val="21"/>
        </w:rPr>
        <w:t>oznám</w:t>
      </w:r>
      <w:r w:rsidRPr="00EF54AD">
        <w:rPr>
          <w:rFonts w:cs="Arial"/>
          <w:color w:val="17110B"/>
          <w:sz w:val="18"/>
          <w:szCs w:val="21"/>
        </w:rPr>
        <w:t>i</w:t>
      </w:r>
      <w:r w:rsidRPr="00EF54AD">
        <w:rPr>
          <w:rFonts w:cs="Arial"/>
          <w:color w:val="040000"/>
          <w:sz w:val="18"/>
          <w:szCs w:val="21"/>
        </w:rPr>
        <w:t>t pronajímateli veškeré změny v počtu osob, které žijí s ná</w:t>
      </w:r>
      <w:r w:rsidRPr="00EF54AD">
        <w:rPr>
          <w:rFonts w:cs="Arial"/>
          <w:color w:val="17110B"/>
          <w:sz w:val="18"/>
          <w:szCs w:val="21"/>
        </w:rPr>
        <w:t>j</w:t>
      </w:r>
      <w:r w:rsidRPr="00EF54AD">
        <w:rPr>
          <w:rFonts w:cs="Arial"/>
          <w:color w:val="040000"/>
          <w:sz w:val="18"/>
          <w:szCs w:val="21"/>
        </w:rPr>
        <w:t xml:space="preserve">emcem </w:t>
      </w:r>
      <w:r w:rsidRPr="00EF54AD">
        <w:rPr>
          <w:rFonts w:cs="Arial"/>
          <w:color w:val="17110B"/>
          <w:sz w:val="18"/>
          <w:szCs w:val="21"/>
        </w:rPr>
        <w:t xml:space="preserve">v </w:t>
      </w:r>
      <w:r w:rsidR="00AC3B41" w:rsidRPr="00EF54AD">
        <w:rPr>
          <w:rFonts w:cs="Arial"/>
          <w:color w:val="040000"/>
          <w:sz w:val="18"/>
          <w:szCs w:val="21"/>
        </w:rPr>
        <w:t>nemovitosti</w:t>
      </w:r>
      <w:r w:rsidRPr="00EF54AD">
        <w:rPr>
          <w:rFonts w:cs="Arial"/>
          <w:color w:val="4B433C"/>
          <w:sz w:val="18"/>
          <w:szCs w:val="21"/>
        </w:rPr>
        <w:t xml:space="preserve">, </w:t>
      </w:r>
      <w:r w:rsidRPr="00EF54AD">
        <w:rPr>
          <w:rFonts w:cs="Arial"/>
          <w:color w:val="040000"/>
          <w:sz w:val="18"/>
          <w:szCs w:val="21"/>
        </w:rPr>
        <w:t xml:space="preserve">a </w:t>
      </w:r>
      <w:r w:rsidRPr="00EF54AD">
        <w:rPr>
          <w:rFonts w:cs="Arial"/>
          <w:color w:val="17110B"/>
          <w:sz w:val="18"/>
          <w:szCs w:val="21"/>
        </w:rPr>
        <w:t>t</w:t>
      </w:r>
      <w:r w:rsidRPr="00EF54AD">
        <w:rPr>
          <w:rFonts w:cs="Arial"/>
          <w:color w:val="040000"/>
          <w:sz w:val="18"/>
          <w:szCs w:val="21"/>
        </w:rPr>
        <w:t xml:space="preserve">o </w:t>
      </w:r>
      <w:r w:rsidRPr="00EF54AD">
        <w:rPr>
          <w:rFonts w:cs="Arial"/>
          <w:color w:val="17110B"/>
          <w:sz w:val="18"/>
          <w:szCs w:val="21"/>
        </w:rPr>
        <w:t>d</w:t>
      </w:r>
      <w:r w:rsidRPr="00EF54AD">
        <w:rPr>
          <w:rFonts w:cs="Arial"/>
          <w:color w:val="040000"/>
          <w:sz w:val="18"/>
          <w:szCs w:val="21"/>
        </w:rPr>
        <w:t xml:space="preserve">o </w:t>
      </w:r>
      <w:r w:rsidRPr="00EF54AD">
        <w:rPr>
          <w:rFonts w:cs="Arial"/>
          <w:color w:val="17110B"/>
          <w:sz w:val="18"/>
          <w:szCs w:val="21"/>
        </w:rPr>
        <w:t>15 d</w:t>
      </w:r>
      <w:r w:rsidRPr="00EF54AD">
        <w:rPr>
          <w:rFonts w:cs="Arial"/>
          <w:color w:val="040000"/>
          <w:sz w:val="18"/>
          <w:szCs w:val="21"/>
        </w:rPr>
        <w:t>nů</w:t>
      </w:r>
      <w:r w:rsidR="00863D0E">
        <w:rPr>
          <w:rFonts w:cs="Arial"/>
          <w:color w:val="17110B"/>
          <w:sz w:val="18"/>
          <w:szCs w:val="21"/>
        </w:rPr>
        <w:t xml:space="preserve"> </w:t>
      </w:r>
      <w:r w:rsidRPr="00EF54AD">
        <w:rPr>
          <w:rFonts w:cs="Arial"/>
          <w:color w:val="040000"/>
          <w:sz w:val="18"/>
          <w:szCs w:val="21"/>
        </w:rPr>
        <w:t>ode dne</w:t>
      </w:r>
      <w:r w:rsidRPr="00EF54AD">
        <w:rPr>
          <w:rFonts w:cs="Arial"/>
          <w:color w:val="17110B"/>
          <w:sz w:val="18"/>
          <w:szCs w:val="21"/>
        </w:rPr>
        <w:t xml:space="preserve">, </w:t>
      </w:r>
      <w:r w:rsidRPr="00EF54AD">
        <w:rPr>
          <w:rFonts w:cs="Arial"/>
          <w:color w:val="040000"/>
          <w:sz w:val="18"/>
          <w:szCs w:val="21"/>
        </w:rPr>
        <w:t>kdy ke změně</w:t>
      </w:r>
      <w:r w:rsidR="00863D0E">
        <w:rPr>
          <w:rFonts w:cs="Arial"/>
          <w:color w:val="040000"/>
          <w:sz w:val="18"/>
          <w:szCs w:val="21"/>
        </w:rPr>
        <w:t xml:space="preserve"> </w:t>
      </w:r>
      <w:r w:rsidRPr="00EF54AD">
        <w:rPr>
          <w:rFonts w:cs="Arial"/>
          <w:color w:val="040000"/>
          <w:sz w:val="18"/>
          <w:szCs w:val="21"/>
        </w:rPr>
        <w:t>došlo.</w:t>
      </w:r>
    </w:p>
    <w:p w14:paraId="4C4FD5CF" w14:textId="23CB3CBF" w:rsidR="00D6687F" w:rsidRPr="00EF54AD" w:rsidRDefault="00D6687F" w:rsidP="00D6687F">
      <w:pPr>
        <w:numPr>
          <w:ilvl w:val="0"/>
          <w:numId w:val="4"/>
        </w:numPr>
        <w:autoSpaceDE w:val="0"/>
        <w:spacing w:before="240" w:line="230" w:lineRule="exact"/>
        <w:ind w:left="427" w:right="9" w:hanging="422"/>
        <w:rPr>
          <w:rFonts w:cs="Arial"/>
          <w:color w:val="040000"/>
          <w:sz w:val="18"/>
          <w:szCs w:val="21"/>
        </w:rPr>
      </w:pPr>
      <w:r w:rsidRPr="00EF54AD">
        <w:rPr>
          <w:rFonts w:cs="Arial"/>
          <w:color w:val="17110B"/>
          <w:sz w:val="18"/>
          <w:szCs w:val="21"/>
        </w:rPr>
        <w:t>N</w:t>
      </w:r>
      <w:r w:rsidRPr="00EF54AD">
        <w:rPr>
          <w:rFonts w:cs="Arial"/>
          <w:color w:val="040000"/>
          <w:sz w:val="18"/>
          <w:szCs w:val="21"/>
        </w:rPr>
        <w:t>á</w:t>
      </w:r>
      <w:r w:rsidRPr="00EF54AD">
        <w:rPr>
          <w:rFonts w:cs="Arial"/>
          <w:color w:val="17110B"/>
          <w:sz w:val="18"/>
          <w:szCs w:val="21"/>
        </w:rPr>
        <w:t>j</w:t>
      </w:r>
      <w:r w:rsidRPr="00EF54AD">
        <w:rPr>
          <w:rFonts w:cs="Arial"/>
          <w:color w:val="040000"/>
          <w:sz w:val="18"/>
          <w:szCs w:val="21"/>
        </w:rPr>
        <w:t xml:space="preserve">emce </w:t>
      </w:r>
      <w:r w:rsidRPr="00EF54AD">
        <w:rPr>
          <w:rFonts w:cs="Arial"/>
          <w:color w:val="17110B"/>
          <w:sz w:val="18"/>
          <w:szCs w:val="21"/>
        </w:rPr>
        <w:t>n</w:t>
      </w:r>
      <w:r w:rsidRPr="00EF54AD">
        <w:rPr>
          <w:rFonts w:cs="Arial"/>
          <w:color w:val="040000"/>
          <w:sz w:val="18"/>
          <w:szCs w:val="21"/>
        </w:rPr>
        <w:t>en</w:t>
      </w:r>
      <w:r w:rsidRPr="00EF54AD">
        <w:rPr>
          <w:rFonts w:cs="Arial"/>
          <w:color w:val="17110B"/>
          <w:sz w:val="18"/>
          <w:szCs w:val="21"/>
        </w:rPr>
        <w:t xml:space="preserve">í oprávněn </w:t>
      </w:r>
      <w:r w:rsidRPr="00EF54AD">
        <w:rPr>
          <w:rFonts w:cs="Arial"/>
          <w:color w:val="040000"/>
          <w:sz w:val="18"/>
          <w:szCs w:val="21"/>
        </w:rPr>
        <w:t>bez</w:t>
      </w:r>
      <w:r w:rsidR="0004127F" w:rsidRPr="00EF54AD">
        <w:rPr>
          <w:rFonts w:cs="Arial"/>
          <w:color w:val="040000"/>
          <w:sz w:val="18"/>
          <w:szCs w:val="21"/>
        </w:rPr>
        <w:t xml:space="preserve"> předchozího</w:t>
      </w:r>
      <w:r w:rsidRPr="00EF54AD">
        <w:rPr>
          <w:rFonts w:cs="Arial"/>
          <w:color w:val="040000"/>
          <w:sz w:val="18"/>
          <w:szCs w:val="21"/>
        </w:rPr>
        <w:t xml:space="preserve"> písemného souh</w:t>
      </w:r>
      <w:r w:rsidRPr="00EF54AD">
        <w:rPr>
          <w:rFonts w:cs="Arial"/>
          <w:color w:val="17110B"/>
          <w:sz w:val="18"/>
          <w:szCs w:val="21"/>
        </w:rPr>
        <w:t>l</w:t>
      </w:r>
      <w:r w:rsidRPr="00EF54AD">
        <w:rPr>
          <w:rFonts w:cs="Arial"/>
          <w:color w:val="040000"/>
          <w:sz w:val="18"/>
          <w:szCs w:val="21"/>
        </w:rPr>
        <w:t>asu pronajímatele</w:t>
      </w:r>
      <w:r w:rsidR="00863D0E">
        <w:rPr>
          <w:rFonts w:cs="Arial"/>
          <w:color w:val="040000"/>
          <w:sz w:val="18"/>
          <w:szCs w:val="21"/>
        </w:rPr>
        <w:t xml:space="preserve"> </w:t>
      </w:r>
      <w:r w:rsidRPr="00EF54AD">
        <w:rPr>
          <w:rFonts w:cs="Arial"/>
          <w:color w:val="040000"/>
          <w:sz w:val="18"/>
          <w:szCs w:val="21"/>
        </w:rPr>
        <w:t xml:space="preserve">přenechat </w:t>
      </w:r>
      <w:r w:rsidR="001E6D4D" w:rsidRPr="00EF54AD">
        <w:rPr>
          <w:rFonts w:cs="Arial"/>
          <w:color w:val="040000"/>
          <w:sz w:val="18"/>
          <w:szCs w:val="21"/>
        </w:rPr>
        <w:t xml:space="preserve">nemovitost </w:t>
      </w:r>
      <w:r w:rsidRPr="00EF54AD">
        <w:rPr>
          <w:rFonts w:cs="Arial"/>
          <w:color w:val="17110B"/>
          <w:sz w:val="18"/>
          <w:szCs w:val="21"/>
        </w:rPr>
        <w:t xml:space="preserve">ani </w:t>
      </w:r>
      <w:r w:rsidR="001E6D4D" w:rsidRPr="00EF54AD">
        <w:rPr>
          <w:rFonts w:cs="Arial"/>
          <w:color w:val="17110B"/>
          <w:sz w:val="18"/>
          <w:szCs w:val="21"/>
        </w:rPr>
        <w:t>její</w:t>
      </w:r>
      <w:r w:rsidRPr="00EF54AD">
        <w:rPr>
          <w:rFonts w:cs="Arial"/>
          <w:color w:val="17110B"/>
          <w:sz w:val="18"/>
          <w:szCs w:val="21"/>
        </w:rPr>
        <w:t xml:space="preserve"> část </w:t>
      </w:r>
      <w:r w:rsidRPr="00EF54AD">
        <w:rPr>
          <w:rFonts w:cs="Arial"/>
          <w:color w:val="040000"/>
          <w:sz w:val="18"/>
          <w:szCs w:val="21"/>
        </w:rPr>
        <w:t>do podnájmu třetí osobě.</w:t>
      </w:r>
    </w:p>
    <w:p w14:paraId="3ACD49EB" w14:textId="59CE957C" w:rsidR="00D6687F" w:rsidRPr="00EF54AD" w:rsidRDefault="00D6687F" w:rsidP="00D6687F">
      <w:pPr>
        <w:numPr>
          <w:ilvl w:val="0"/>
          <w:numId w:val="4"/>
        </w:numPr>
        <w:autoSpaceDE w:val="0"/>
        <w:spacing w:before="240" w:line="230" w:lineRule="exact"/>
        <w:ind w:left="427" w:right="9" w:hanging="422"/>
        <w:rPr>
          <w:rFonts w:cs="Arial"/>
          <w:color w:val="040000"/>
          <w:sz w:val="18"/>
          <w:szCs w:val="21"/>
        </w:rPr>
      </w:pPr>
      <w:r w:rsidRPr="00EF54AD">
        <w:rPr>
          <w:rFonts w:cs="Arial"/>
          <w:color w:val="17110B"/>
          <w:sz w:val="18"/>
          <w:szCs w:val="21"/>
        </w:rPr>
        <w:t>N</w:t>
      </w:r>
      <w:r w:rsidRPr="00EF54AD">
        <w:rPr>
          <w:rFonts w:cs="Arial"/>
          <w:color w:val="040000"/>
          <w:sz w:val="18"/>
          <w:szCs w:val="21"/>
        </w:rPr>
        <w:t>áje</w:t>
      </w:r>
      <w:r w:rsidRPr="00EF54AD">
        <w:rPr>
          <w:rFonts w:cs="Arial"/>
          <w:color w:val="17110B"/>
          <w:sz w:val="18"/>
          <w:szCs w:val="21"/>
        </w:rPr>
        <w:t>m</w:t>
      </w:r>
      <w:r w:rsidRPr="00EF54AD">
        <w:rPr>
          <w:rFonts w:cs="Arial"/>
          <w:color w:val="040000"/>
          <w:sz w:val="18"/>
          <w:szCs w:val="21"/>
        </w:rPr>
        <w:t>ce odpovídá za veškeré škody</w:t>
      </w:r>
      <w:r w:rsidRPr="00EF54AD">
        <w:rPr>
          <w:rFonts w:cs="Arial"/>
          <w:color w:val="17110B"/>
          <w:sz w:val="18"/>
          <w:szCs w:val="21"/>
        </w:rPr>
        <w:t xml:space="preserve">, </w:t>
      </w:r>
      <w:r w:rsidRPr="00EF54AD">
        <w:rPr>
          <w:rFonts w:cs="Arial"/>
          <w:color w:val="040000"/>
          <w:sz w:val="18"/>
          <w:szCs w:val="21"/>
        </w:rPr>
        <w:t xml:space="preserve">které způsobí na </w:t>
      </w:r>
      <w:r w:rsidR="00A85D84" w:rsidRPr="00EF54AD">
        <w:rPr>
          <w:rFonts w:cs="Arial"/>
          <w:color w:val="040000"/>
          <w:sz w:val="18"/>
          <w:szCs w:val="21"/>
        </w:rPr>
        <w:t>nemovitost a společných prostorách</w:t>
      </w:r>
      <w:r w:rsidR="00863D0E">
        <w:rPr>
          <w:rFonts w:cs="Arial"/>
          <w:color w:val="040000"/>
          <w:sz w:val="18"/>
          <w:szCs w:val="21"/>
        </w:rPr>
        <w:t xml:space="preserve"> </w:t>
      </w:r>
      <w:r w:rsidRPr="00EF54AD">
        <w:rPr>
          <w:rFonts w:cs="Arial"/>
          <w:color w:val="040000"/>
          <w:sz w:val="18"/>
          <w:szCs w:val="21"/>
        </w:rPr>
        <w:t>on</w:t>
      </w:r>
      <w:r w:rsidRPr="00EF54AD">
        <w:rPr>
          <w:rFonts w:cs="Arial"/>
          <w:color w:val="17110B"/>
          <w:sz w:val="18"/>
          <w:szCs w:val="21"/>
        </w:rPr>
        <w:t xml:space="preserve">, </w:t>
      </w:r>
      <w:r w:rsidRPr="00EF54AD">
        <w:rPr>
          <w:rFonts w:cs="Arial"/>
          <w:color w:val="040000"/>
          <w:sz w:val="18"/>
          <w:szCs w:val="21"/>
        </w:rPr>
        <w:t>osoby s n</w:t>
      </w:r>
      <w:r w:rsidRPr="00EF54AD">
        <w:rPr>
          <w:rFonts w:cs="Arial"/>
          <w:color w:val="17110B"/>
          <w:sz w:val="18"/>
          <w:szCs w:val="21"/>
        </w:rPr>
        <w:t>í</w:t>
      </w:r>
      <w:r w:rsidRPr="00EF54AD">
        <w:rPr>
          <w:rFonts w:cs="Arial"/>
          <w:color w:val="040000"/>
          <w:sz w:val="18"/>
          <w:szCs w:val="21"/>
        </w:rPr>
        <w:t>m bydl</w:t>
      </w:r>
      <w:r w:rsidRPr="00EF54AD">
        <w:rPr>
          <w:rFonts w:cs="Arial"/>
          <w:color w:val="17110B"/>
          <w:sz w:val="18"/>
          <w:szCs w:val="21"/>
        </w:rPr>
        <w:t>í</w:t>
      </w:r>
      <w:r w:rsidRPr="00EF54AD">
        <w:rPr>
          <w:rFonts w:cs="Arial"/>
          <w:color w:val="040000"/>
          <w:sz w:val="18"/>
          <w:szCs w:val="21"/>
        </w:rPr>
        <w:t>c</w:t>
      </w:r>
      <w:r w:rsidRPr="00EF54AD">
        <w:rPr>
          <w:rFonts w:cs="Arial"/>
          <w:color w:val="17110B"/>
          <w:sz w:val="18"/>
          <w:szCs w:val="21"/>
        </w:rPr>
        <w:t>í č</w:t>
      </w:r>
      <w:r w:rsidRPr="00EF54AD">
        <w:rPr>
          <w:rFonts w:cs="Arial"/>
          <w:color w:val="040000"/>
          <w:sz w:val="18"/>
          <w:szCs w:val="21"/>
        </w:rPr>
        <w:t>i jeho návštěvy.</w:t>
      </w:r>
    </w:p>
    <w:p w14:paraId="280F33FF" w14:textId="0005199E" w:rsidR="00D6687F" w:rsidRPr="00EF54AD" w:rsidRDefault="00D6687F" w:rsidP="00D6687F">
      <w:pPr>
        <w:numPr>
          <w:ilvl w:val="0"/>
          <w:numId w:val="4"/>
        </w:numPr>
        <w:autoSpaceDE w:val="0"/>
        <w:spacing w:before="240" w:line="230" w:lineRule="exact"/>
        <w:ind w:left="427" w:right="9" w:hanging="422"/>
        <w:rPr>
          <w:rFonts w:cs="Arial"/>
          <w:color w:val="17110B"/>
          <w:sz w:val="18"/>
          <w:szCs w:val="21"/>
        </w:rPr>
      </w:pPr>
      <w:r w:rsidRPr="00EF54AD">
        <w:rPr>
          <w:rFonts w:cs="Arial"/>
          <w:color w:val="040000"/>
          <w:sz w:val="18"/>
          <w:szCs w:val="21"/>
        </w:rPr>
        <w:t xml:space="preserve">Nájemce je povinen odstranit závady a poškození, které způsobil </w:t>
      </w:r>
      <w:r w:rsidR="00A85D84" w:rsidRPr="00EF54AD">
        <w:rPr>
          <w:rFonts w:cs="Arial"/>
          <w:color w:val="040000"/>
          <w:sz w:val="18"/>
          <w:szCs w:val="21"/>
        </w:rPr>
        <w:t>na</w:t>
      </w:r>
      <w:r w:rsidRPr="00EF54AD">
        <w:rPr>
          <w:rFonts w:cs="Arial"/>
          <w:color w:val="040000"/>
          <w:sz w:val="18"/>
          <w:szCs w:val="21"/>
        </w:rPr>
        <w:t xml:space="preserve"> </w:t>
      </w:r>
      <w:r w:rsidR="00A85D84" w:rsidRPr="00EF54AD">
        <w:rPr>
          <w:rFonts w:cs="Arial"/>
          <w:color w:val="040000"/>
          <w:sz w:val="18"/>
          <w:szCs w:val="21"/>
        </w:rPr>
        <w:t>nemovitost</w:t>
      </w:r>
      <w:r w:rsidR="000D526C" w:rsidRPr="00EF54AD">
        <w:rPr>
          <w:rFonts w:cs="Arial"/>
          <w:color w:val="040000"/>
          <w:sz w:val="18"/>
          <w:szCs w:val="21"/>
        </w:rPr>
        <w:t>i</w:t>
      </w:r>
      <w:r w:rsidR="00A85D84" w:rsidRPr="00EF54AD">
        <w:rPr>
          <w:rFonts w:cs="Arial"/>
          <w:color w:val="040000"/>
          <w:sz w:val="18"/>
          <w:szCs w:val="21"/>
        </w:rPr>
        <w:t xml:space="preserve"> a společných prostorách</w:t>
      </w:r>
      <w:r w:rsidR="00863D0E">
        <w:rPr>
          <w:rFonts w:cs="Arial"/>
          <w:color w:val="040000"/>
          <w:sz w:val="18"/>
          <w:szCs w:val="21"/>
        </w:rPr>
        <w:t xml:space="preserve"> </w:t>
      </w:r>
      <w:r w:rsidRPr="00EF54AD">
        <w:rPr>
          <w:rFonts w:cs="Arial"/>
          <w:color w:val="040000"/>
          <w:sz w:val="18"/>
          <w:szCs w:val="21"/>
        </w:rPr>
        <w:t>sám nebo ti, kdo s ním bydlí</w:t>
      </w:r>
      <w:r w:rsidRPr="00EF54AD">
        <w:rPr>
          <w:rFonts w:cs="Arial"/>
          <w:color w:val="000000"/>
          <w:sz w:val="18"/>
          <w:szCs w:val="21"/>
        </w:rPr>
        <w:t xml:space="preserve">. </w:t>
      </w:r>
      <w:r w:rsidRPr="00EF54AD">
        <w:rPr>
          <w:rFonts w:cs="Arial"/>
          <w:color w:val="040000"/>
          <w:sz w:val="18"/>
          <w:szCs w:val="21"/>
        </w:rPr>
        <w:t>Nestane-I</w:t>
      </w:r>
      <w:r w:rsidRPr="00EF54AD">
        <w:rPr>
          <w:rFonts w:cs="Arial"/>
          <w:color w:val="17110B"/>
          <w:sz w:val="18"/>
          <w:szCs w:val="21"/>
        </w:rPr>
        <w:t xml:space="preserve">i </w:t>
      </w:r>
      <w:r w:rsidRPr="00EF54AD">
        <w:rPr>
          <w:rFonts w:cs="Arial"/>
          <w:color w:val="040000"/>
          <w:sz w:val="18"/>
          <w:szCs w:val="21"/>
        </w:rPr>
        <w:t xml:space="preserve">se </w:t>
      </w:r>
      <w:r w:rsidRPr="00EF54AD">
        <w:rPr>
          <w:rFonts w:cs="Arial"/>
          <w:color w:val="17110B"/>
          <w:sz w:val="18"/>
          <w:szCs w:val="21"/>
        </w:rPr>
        <w:t>t</w:t>
      </w:r>
      <w:r w:rsidRPr="00EF54AD">
        <w:rPr>
          <w:rFonts w:cs="Arial"/>
          <w:color w:val="040000"/>
          <w:sz w:val="18"/>
          <w:szCs w:val="21"/>
        </w:rPr>
        <w:t>ak</w:t>
      </w:r>
      <w:r w:rsidRPr="00EF54AD">
        <w:rPr>
          <w:rFonts w:cs="Arial"/>
          <w:color w:val="17110B"/>
          <w:sz w:val="18"/>
          <w:szCs w:val="21"/>
        </w:rPr>
        <w:t xml:space="preserve">, </w:t>
      </w:r>
      <w:r w:rsidRPr="00EF54AD">
        <w:rPr>
          <w:rFonts w:cs="Arial"/>
          <w:color w:val="040000"/>
          <w:sz w:val="18"/>
          <w:szCs w:val="21"/>
        </w:rPr>
        <w:t>má</w:t>
      </w:r>
      <w:r w:rsidRPr="00EF54AD">
        <w:rPr>
          <w:rFonts w:cs="Arial"/>
          <w:color w:val="17110B"/>
          <w:sz w:val="18"/>
          <w:szCs w:val="21"/>
        </w:rPr>
        <w:t xml:space="preserve"> </w:t>
      </w:r>
      <w:r w:rsidRPr="00EF54AD">
        <w:rPr>
          <w:rFonts w:cs="Arial"/>
          <w:color w:val="040000"/>
          <w:sz w:val="18"/>
          <w:szCs w:val="21"/>
        </w:rPr>
        <w:t>pronajímatel právo po předchozím upozornění nájemce závady a poškození odstranit a požadovat od nájemce náhradu</w:t>
      </w:r>
      <w:r w:rsidR="0036543D" w:rsidRPr="00EF54AD">
        <w:rPr>
          <w:rFonts w:cs="Arial"/>
          <w:color w:val="2C2722"/>
          <w:sz w:val="18"/>
          <w:szCs w:val="21"/>
        </w:rPr>
        <w:t>.</w:t>
      </w:r>
    </w:p>
    <w:p w14:paraId="0DAFAD76" w14:textId="7D15B9B4" w:rsidR="00D6687F" w:rsidRPr="00EF54AD" w:rsidRDefault="00652E05" w:rsidP="00D6687F">
      <w:pPr>
        <w:numPr>
          <w:ilvl w:val="0"/>
          <w:numId w:val="4"/>
        </w:numPr>
        <w:autoSpaceDE w:val="0"/>
        <w:spacing w:before="240" w:line="230" w:lineRule="exact"/>
        <w:ind w:left="427" w:right="9" w:hanging="422"/>
        <w:rPr>
          <w:rFonts w:cs="Arial"/>
          <w:color w:val="000000"/>
          <w:sz w:val="18"/>
          <w:szCs w:val="21"/>
        </w:rPr>
      </w:pPr>
      <w:r w:rsidRPr="00EF54AD">
        <w:rPr>
          <w:rFonts w:cs="Arial"/>
          <w:color w:val="040000"/>
          <w:sz w:val="18"/>
          <w:szCs w:val="21"/>
        </w:rPr>
        <w:t>Porušuje-li</w:t>
      </w:r>
      <w:r w:rsidR="00D6687F" w:rsidRPr="00EF54AD">
        <w:rPr>
          <w:rFonts w:cs="Arial"/>
          <w:color w:val="040000"/>
          <w:sz w:val="18"/>
          <w:szCs w:val="21"/>
        </w:rPr>
        <w:t xml:space="preserve"> nájemce </w:t>
      </w:r>
      <w:r w:rsidR="00D6687F" w:rsidRPr="00EF54AD">
        <w:rPr>
          <w:rFonts w:cs="Arial"/>
          <w:color w:val="17110B"/>
          <w:sz w:val="18"/>
          <w:szCs w:val="21"/>
        </w:rPr>
        <w:t>sv</w:t>
      </w:r>
      <w:r w:rsidR="00D6687F" w:rsidRPr="00EF54AD">
        <w:rPr>
          <w:rFonts w:cs="Arial"/>
          <w:color w:val="040000"/>
          <w:sz w:val="18"/>
          <w:szCs w:val="21"/>
        </w:rPr>
        <w:t xml:space="preserve">é </w:t>
      </w:r>
      <w:r w:rsidR="00D6687F" w:rsidRPr="00EF54AD">
        <w:rPr>
          <w:rFonts w:cs="Arial"/>
          <w:color w:val="17110B"/>
          <w:sz w:val="18"/>
          <w:szCs w:val="21"/>
        </w:rPr>
        <w:t>p</w:t>
      </w:r>
      <w:r w:rsidR="00D6687F" w:rsidRPr="00EF54AD">
        <w:rPr>
          <w:rFonts w:cs="Arial"/>
          <w:color w:val="040000"/>
          <w:sz w:val="18"/>
          <w:szCs w:val="21"/>
        </w:rPr>
        <w:t>o</w:t>
      </w:r>
      <w:r w:rsidR="00D6687F" w:rsidRPr="00EF54AD">
        <w:rPr>
          <w:rFonts w:cs="Arial"/>
          <w:color w:val="17110B"/>
          <w:sz w:val="18"/>
          <w:szCs w:val="21"/>
        </w:rPr>
        <w:t>vin</w:t>
      </w:r>
      <w:r w:rsidR="00D6687F" w:rsidRPr="00EF54AD">
        <w:rPr>
          <w:rFonts w:cs="Arial"/>
          <w:color w:val="040000"/>
          <w:sz w:val="18"/>
          <w:szCs w:val="21"/>
        </w:rPr>
        <w:t>n</w:t>
      </w:r>
      <w:r w:rsidR="00D6687F" w:rsidRPr="00EF54AD">
        <w:rPr>
          <w:rFonts w:cs="Arial"/>
          <w:color w:val="17110B"/>
          <w:sz w:val="18"/>
          <w:szCs w:val="21"/>
        </w:rPr>
        <w:t>osti vy</w:t>
      </w:r>
      <w:r w:rsidR="00D6687F" w:rsidRPr="00EF54AD">
        <w:rPr>
          <w:rFonts w:cs="Arial"/>
          <w:color w:val="040000"/>
          <w:sz w:val="18"/>
          <w:szCs w:val="21"/>
        </w:rPr>
        <w:t>p</w:t>
      </w:r>
      <w:r w:rsidR="00D6687F" w:rsidRPr="00EF54AD">
        <w:rPr>
          <w:rFonts w:cs="Arial"/>
          <w:color w:val="17110B"/>
          <w:sz w:val="18"/>
          <w:szCs w:val="21"/>
        </w:rPr>
        <w:t>lýv</w:t>
      </w:r>
      <w:r w:rsidR="00D6687F" w:rsidRPr="00EF54AD">
        <w:rPr>
          <w:rFonts w:cs="Arial"/>
          <w:color w:val="040000"/>
          <w:sz w:val="18"/>
          <w:szCs w:val="21"/>
        </w:rPr>
        <w:t>a</w:t>
      </w:r>
      <w:r w:rsidR="00D6687F" w:rsidRPr="00EF54AD">
        <w:rPr>
          <w:rFonts w:cs="Arial"/>
          <w:color w:val="17110B"/>
          <w:sz w:val="18"/>
          <w:szCs w:val="21"/>
        </w:rPr>
        <w:t>j</w:t>
      </w:r>
      <w:r w:rsidR="00D6687F" w:rsidRPr="00EF54AD">
        <w:rPr>
          <w:rFonts w:cs="Arial"/>
          <w:color w:val="2C2722"/>
          <w:sz w:val="18"/>
          <w:szCs w:val="21"/>
        </w:rPr>
        <w:t>í</w:t>
      </w:r>
      <w:r w:rsidR="00D6687F" w:rsidRPr="00EF54AD">
        <w:rPr>
          <w:rFonts w:cs="Arial"/>
          <w:color w:val="040000"/>
          <w:sz w:val="18"/>
          <w:szCs w:val="21"/>
        </w:rPr>
        <w:t>c</w:t>
      </w:r>
      <w:r w:rsidR="00D6687F" w:rsidRPr="00EF54AD">
        <w:rPr>
          <w:rFonts w:cs="Arial"/>
          <w:color w:val="17110B"/>
          <w:sz w:val="18"/>
          <w:szCs w:val="21"/>
        </w:rPr>
        <w:t xml:space="preserve">í </w:t>
      </w:r>
      <w:r w:rsidR="00D6687F" w:rsidRPr="00EF54AD">
        <w:rPr>
          <w:rFonts w:cs="Arial"/>
          <w:color w:val="040000"/>
          <w:sz w:val="18"/>
          <w:szCs w:val="21"/>
        </w:rPr>
        <w:t xml:space="preserve">z nájmu </w:t>
      </w:r>
      <w:r w:rsidR="007E59ED" w:rsidRPr="00EF54AD">
        <w:rPr>
          <w:rFonts w:cs="Arial"/>
          <w:color w:val="040000"/>
          <w:sz w:val="18"/>
          <w:szCs w:val="21"/>
        </w:rPr>
        <w:t>nemovitosti</w:t>
      </w:r>
      <w:r w:rsidR="00D6687F" w:rsidRPr="00EF54AD">
        <w:rPr>
          <w:rFonts w:cs="Arial"/>
          <w:color w:val="17110B"/>
          <w:sz w:val="18"/>
          <w:szCs w:val="21"/>
        </w:rPr>
        <w:t xml:space="preserve">, </w:t>
      </w:r>
      <w:r w:rsidR="00D6687F" w:rsidRPr="00EF54AD">
        <w:rPr>
          <w:rFonts w:cs="Arial"/>
          <w:color w:val="040000"/>
          <w:sz w:val="18"/>
          <w:szCs w:val="21"/>
        </w:rPr>
        <w:t>je pronajímatel oprávněn ná</w:t>
      </w:r>
      <w:r w:rsidR="00D6687F" w:rsidRPr="00EF54AD">
        <w:rPr>
          <w:rFonts w:cs="Arial"/>
          <w:color w:val="17110B"/>
          <w:sz w:val="18"/>
          <w:szCs w:val="21"/>
        </w:rPr>
        <w:t>j</w:t>
      </w:r>
      <w:r w:rsidR="00D6687F" w:rsidRPr="00EF54AD">
        <w:rPr>
          <w:rFonts w:cs="Arial"/>
          <w:color w:val="040000"/>
          <w:sz w:val="18"/>
          <w:szCs w:val="21"/>
        </w:rPr>
        <w:t xml:space="preserve">em </w:t>
      </w:r>
      <w:r w:rsidR="00D6687F" w:rsidRPr="00EF54AD">
        <w:rPr>
          <w:rFonts w:cs="Arial"/>
          <w:color w:val="17110B"/>
          <w:sz w:val="18"/>
          <w:szCs w:val="21"/>
        </w:rPr>
        <w:t>vypovědě</w:t>
      </w:r>
      <w:r w:rsidR="00D6687F" w:rsidRPr="00EF54AD">
        <w:rPr>
          <w:rFonts w:cs="Arial"/>
          <w:color w:val="2C2722"/>
          <w:sz w:val="18"/>
          <w:szCs w:val="21"/>
        </w:rPr>
        <w:t>t</w:t>
      </w:r>
      <w:r w:rsidR="00D6687F" w:rsidRPr="00EF54AD">
        <w:rPr>
          <w:rFonts w:cs="Arial"/>
          <w:color w:val="000000"/>
          <w:sz w:val="18"/>
          <w:szCs w:val="21"/>
        </w:rPr>
        <w:t>.</w:t>
      </w:r>
    </w:p>
    <w:p w14:paraId="339AF6FA" w14:textId="77777777" w:rsidR="00D6687F" w:rsidRPr="00EF54AD" w:rsidRDefault="00D6687F" w:rsidP="00D6687F">
      <w:pPr>
        <w:numPr>
          <w:ilvl w:val="0"/>
          <w:numId w:val="4"/>
        </w:numPr>
        <w:autoSpaceDE w:val="0"/>
        <w:spacing w:before="240" w:line="230" w:lineRule="exact"/>
        <w:ind w:left="427" w:right="9" w:hanging="422"/>
        <w:rPr>
          <w:rFonts w:cs="Arial"/>
          <w:color w:val="000000"/>
          <w:sz w:val="18"/>
          <w:szCs w:val="21"/>
        </w:rPr>
      </w:pPr>
      <w:r w:rsidRPr="00EF54AD">
        <w:rPr>
          <w:rFonts w:cs="Arial"/>
          <w:color w:val="040000"/>
          <w:sz w:val="18"/>
          <w:szCs w:val="21"/>
        </w:rPr>
        <w:t>V případě, že nájemce svým zaviněním způsobí odpojení zařízení pro přívod energií dodavatelem energií (např. elektroměr či plynoměr), je povinen uhradit pronajímateli veškeré účelně vynaložené náklady na uvedení do původního stavu.</w:t>
      </w:r>
    </w:p>
    <w:p w14:paraId="41ED803D" w14:textId="6F5BC431" w:rsidR="0078593F" w:rsidRPr="00EF54AD" w:rsidRDefault="0078593F" w:rsidP="0078593F">
      <w:pPr>
        <w:numPr>
          <w:ilvl w:val="0"/>
          <w:numId w:val="4"/>
        </w:numPr>
        <w:autoSpaceDE w:val="0"/>
        <w:spacing w:before="240" w:line="230" w:lineRule="exact"/>
        <w:ind w:left="427" w:right="9" w:hanging="422"/>
        <w:rPr>
          <w:rFonts w:cs="Arial"/>
          <w:color w:val="000000"/>
          <w:sz w:val="18"/>
          <w:szCs w:val="21"/>
        </w:rPr>
      </w:pPr>
      <w:r w:rsidRPr="00EF54AD">
        <w:rPr>
          <w:rFonts w:cs="Arial"/>
          <w:color w:val="000000"/>
          <w:sz w:val="18"/>
          <w:szCs w:val="21"/>
        </w:rPr>
        <w:t xml:space="preserve">K datu skončení nájmu je </w:t>
      </w:r>
      <w:r w:rsidRPr="00EF54AD">
        <w:rPr>
          <w:rFonts w:cs="Arial"/>
          <w:color w:val="040000"/>
          <w:sz w:val="18"/>
          <w:szCs w:val="21"/>
        </w:rPr>
        <w:t>nájemce</w:t>
      </w:r>
      <w:r w:rsidRPr="00EF54AD">
        <w:rPr>
          <w:rFonts w:cs="Arial"/>
          <w:color w:val="000000"/>
          <w:sz w:val="18"/>
          <w:szCs w:val="21"/>
        </w:rPr>
        <w:t xml:space="preserve"> povinen smluvní odběr všech dalších užívaných služeb (např. služby kabelové televize, </w:t>
      </w:r>
      <w:r w:rsidR="007F08A9" w:rsidRPr="00EF54AD">
        <w:rPr>
          <w:rFonts w:cs="Arial"/>
          <w:color w:val="000000"/>
          <w:sz w:val="18"/>
          <w:szCs w:val="21"/>
        </w:rPr>
        <w:t>internetu</w:t>
      </w:r>
      <w:r w:rsidRPr="00EF54AD">
        <w:rPr>
          <w:rFonts w:cs="Arial"/>
          <w:color w:val="000000"/>
          <w:sz w:val="18"/>
          <w:szCs w:val="21"/>
        </w:rPr>
        <w:t xml:space="preserve"> apod.) s příslušným dodavatelem v součinnosti s pronajímatelem ukončit, pokud se strany nedohodnou jinak (např. převod na nového nájemce), jinak je oprávněn tak učinit pronajímatel, k čemuž ho nájemce touto smlouvou výslovně zmocňuje. Pronajímatel je oprávněn dle předchozí věty provést převod smluvního odběru s výše uvedenými dodavateli na své jméno i v případě rizika ukončení těchto dodávek stranou jejich dodavatele pro nezaplacení či neplacení jejich ceny nájemcem.</w:t>
      </w:r>
    </w:p>
    <w:p w14:paraId="61AFBBE7" w14:textId="489019D7" w:rsidR="00F561A9" w:rsidRPr="00C611D4" w:rsidRDefault="00F561A9" w:rsidP="0078593F">
      <w:pPr>
        <w:numPr>
          <w:ilvl w:val="0"/>
          <w:numId w:val="4"/>
        </w:numPr>
        <w:autoSpaceDE w:val="0"/>
        <w:spacing w:before="240" w:line="230" w:lineRule="exact"/>
        <w:ind w:left="427" w:right="9" w:hanging="422"/>
        <w:rPr>
          <w:b/>
          <w:i/>
          <w:color w:val="000000"/>
          <w:sz w:val="18"/>
        </w:rPr>
      </w:pPr>
      <w:r w:rsidRPr="00EF54AD">
        <w:rPr>
          <w:rFonts w:cs="Arial"/>
          <w:color w:val="000000"/>
          <w:sz w:val="18"/>
          <w:szCs w:val="21"/>
        </w:rPr>
        <w:t>V případě vytápění pomocí</w:t>
      </w:r>
      <w:r w:rsidR="002F4F04" w:rsidRPr="00EF54AD">
        <w:rPr>
          <w:rFonts w:cs="Arial"/>
          <w:color w:val="000000"/>
          <w:sz w:val="18"/>
          <w:szCs w:val="21"/>
        </w:rPr>
        <w:t xml:space="preserve"> </w:t>
      </w:r>
      <w:r w:rsidRPr="00EF54AD">
        <w:rPr>
          <w:rFonts w:cs="Arial"/>
          <w:color w:val="000000"/>
          <w:sz w:val="18"/>
          <w:szCs w:val="21"/>
        </w:rPr>
        <w:t>plynového kotle</w:t>
      </w:r>
      <w:r w:rsidR="006E72CD">
        <w:rPr>
          <w:rFonts w:cs="Arial"/>
          <w:color w:val="000000"/>
          <w:sz w:val="18"/>
          <w:szCs w:val="21"/>
        </w:rPr>
        <w:t xml:space="preserve"> umístěného v nemovitosti</w:t>
      </w:r>
      <w:r w:rsidRPr="00EF54AD">
        <w:rPr>
          <w:rFonts w:cs="Arial"/>
          <w:color w:val="000000"/>
          <w:sz w:val="18"/>
          <w:szCs w:val="21"/>
        </w:rPr>
        <w:t xml:space="preserve"> je </w:t>
      </w:r>
      <w:r w:rsidR="002B6794">
        <w:rPr>
          <w:rFonts w:cs="Arial"/>
          <w:color w:val="000000"/>
          <w:sz w:val="18"/>
          <w:szCs w:val="21"/>
        </w:rPr>
        <w:t>pronajímatel po dohodě s</w:t>
      </w:r>
      <w:r w:rsidR="00C559A6">
        <w:rPr>
          <w:rFonts w:cs="Arial"/>
          <w:color w:val="000000"/>
          <w:sz w:val="18"/>
          <w:szCs w:val="21"/>
        </w:rPr>
        <w:t> </w:t>
      </w:r>
      <w:r w:rsidR="002B6794">
        <w:rPr>
          <w:rFonts w:cs="Arial"/>
          <w:color w:val="000000"/>
          <w:sz w:val="18"/>
          <w:szCs w:val="21"/>
        </w:rPr>
        <w:t>nájemci</w:t>
      </w:r>
      <w:r w:rsidR="00C559A6">
        <w:rPr>
          <w:rFonts w:cs="Arial"/>
          <w:color w:val="000000"/>
          <w:sz w:val="18"/>
          <w:szCs w:val="21"/>
        </w:rPr>
        <w:t xml:space="preserve"> zajistit</w:t>
      </w:r>
      <w:r w:rsidRPr="00EF54AD">
        <w:rPr>
          <w:rFonts w:cs="Arial"/>
          <w:color w:val="000000"/>
          <w:sz w:val="18"/>
          <w:szCs w:val="21"/>
        </w:rPr>
        <w:t xml:space="preserve"> revizi tohoto zařízení, jakožto i příslušné</w:t>
      </w:r>
      <w:r w:rsidR="00981D21" w:rsidRPr="00EF54AD">
        <w:rPr>
          <w:rFonts w:cs="Arial"/>
          <w:color w:val="000000"/>
          <w:sz w:val="18"/>
          <w:szCs w:val="21"/>
        </w:rPr>
        <w:t xml:space="preserve"> spalinové cesty</w:t>
      </w:r>
      <w:r w:rsidR="00941794" w:rsidRPr="00EF54AD">
        <w:rPr>
          <w:rFonts w:cs="Arial"/>
          <w:color w:val="000000"/>
          <w:sz w:val="18"/>
          <w:szCs w:val="21"/>
        </w:rPr>
        <w:t xml:space="preserve"> (komína)</w:t>
      </w:r>
      <w:r w:rsidRPr="00EF54AD">
        <w:rPr>
          <w:rFonts w:cs="Arial"/>
          <w:color w:val="000000"/>
          <w:sz w:val="18"/>
          <w:szCs w:val="21"/>
        </w:rPr>
        <w:t>.</w:t>
      </w:r>
      <w:ins w:id="1" w:author="Vojtěch Pažout | JOB LEADER" w:date="2022-06-29T08:22:00Z">
        <w:r w:rsidR="00C559A6">
          <w:rPr>
            <w:rFonts w:cs="Arial"/>
            <w:color w:val="000000"/>
            <w:sz w:val="18"/>
            <w:szCs w:val="21"/>
          </w:rPr>
          <w:t xml:space="preserve"> </w:t>
        </w:r>
      </w:ins>
      <w:r w:rsidR="009A70BD" w:rsidRPr="00C611D4">
        <w:rPr>
          <w:rFonts w:cs="Arial"/>
          <w:i/>
          <w:iCs/>
          <w:color w:val="000000"/>
          <w:sz w:val="18"/>
          <w:szCs w:val="21"/>
        </w:rPr>
        <w:t xml:space="preserve">Revizi </w:t>
      </w:r>
      <w:r w:rsidR="007051A3" w:rsidRPr="00C611D4">
        <w:rPr>
          <w:rFonts w:cs="Arial"/>
          <w:i/>
          <w:iCs/>
          <w:color w:val="000000"/>
          <w:sz w:val="18"/>
          <w:szCs w:val="21"/>
        </w:rPr>
        <w:t xml:space="preserve">plynového kotle i spalinových cest hradí pronajímatel. Protokol o revizi </w:t>
      </w:r>
      <w:r w:rsidR="00530857" w:rsidRPr="00C611D4">
        <w:rPr>
          <w:rFonts w:cs="Arial"/>
          <w:i/>
          <w:iCs/>
          <w:color w:val="000000"/>
          <w:sz w:val="18"/>
          <w:szCs w:val="21"/>
        </w:rPr>
        <w:t xml:space="preserve">je k nahlédnutí po </w:t>
      </w:r>
      <w:r w:rsidR="00381DDB" w:rsidRPr="00C611D4">
        <w:rPr>
          <w:rFonts w:cs="Arial"/>
          <w:i/>
          <w:iCs/>
          <w:color w:val="000000"/>
          <w:sz w:val="18"/>
          <w:szCs w:val="21"/>
        </w:rPr>
        <w:t>domluvě.</w:t>
      </w:r>
    </w:p>
    <w:p w14:paraId="605A9232" w14:textId="0BBFAD2E" w:rsidR="007948F1" w:rsidRPr="006748A3" w:rsidRDefault="007948F1" w:rsidP="0078593F">
      <w:pPr>
        <w:numPr>
          <w:ilvl w:val="0"/>
          <w:numId w:val="4"/>
        </w:numPr>
        <w:autoSpaceDE w:val="0"/>
        <w:spacing w:before="240" w:line="230" w:lineRule="exact"/>
        <w:ind w:left="427" w:right="9" w:hanging="422"/>
        <w:rPr>
          <w:color w:val="000000"/>
          <w:sz w:val="18"/>
        </w:rPr>
      </w:pPr>
      <w:r w:rsidRPr="00EF54AD">
        <w:rPr>
          <w:rFonts w:cs="Arial"/>
          <w:color w:val="000000"/>
          <w:sz w:val="18"/>
          <w:szCs w:val="21"/>
        </w:rPr>
        <w:t>Nájemce</w:t>
      </w:r>
      <w:r w:rsidR="002B6794">
        <w:rPr>
          <w:rFonts w:cs="Arial"/>
          <w:color w:val="000000"/>
          <w:sz w:val="18"/>
          <w:szCs w:val="21"/>
        </w:rPr>
        <w:t xml:space="preserve"> </w:t>
      </w:r>
      <w:r w:rsidRPr="00EF54AD">
        <w:rPr>
          <w:rFonts w:cs="Arial"/>
          <w:color w:val="000000"/>
          <w:sz w:val="18"/>
          <w:szCs w:val="21"/>
        </w:rPr>
        <w:t>se zavazuje uzavřít na </w:t>
      </w:r>
      <w:r w:rsidR="00F003D1" w:rsidRPr="00EF54AD">
        <w:rPr>
          <w:rFonts w:cs="Arial"/>
          <w:color w:val="000000"/>
          <w:sz w:val="18"/>
          <w:szCs w:val="21"/>
        </w:rPr>
        <w:t>nemovitost</w:t>
      </w:r>
      <w:r w:rsidRPr="00EF54AD">
        <w:rPr>
          <w:rFonts w:cs="Arial"/>
          <w:color w:val="000000"/>
          <w:sz w:val="18"/>
          <w:szCs w:val="21"/>
        </w:rPr>
        <w:t xml:space="preserve"> pojištění domácnosti s pojištěním své odpovědnosti související s užíváním </w:t>
      </w:r>
      <w:r w:rsidR="00F003D1" w:rsidRPr="00EF54AD">
        <w:rPr>
          <w:rFonts w:cs="Arial"/>
          <w:color w:val="000000"/>
          <w:sz w:val="18"/>
          <w:szCs w:val="21"/>
        </w:rPr>
        <w:t>nemovitosti</w:t>
      </w:r>
      <w:r w:rsidRPr="00EF54AD">
        <w:rPr>
          <w:rFonts w:cs="Arial"/>
          <w:color w:val="000000"/>
          <w:sz w:val="18"/>
          <w:szCs w:val="21"/>
        </w:rPr>
        <w:t>.</w:t>
      </w:r>
    </w:p>
    <w:p w14:paraId="384A129B" w14:textId="42B78493" w:rsidR="000137E5" w:rsidRPr="00EF54AD" w:rsidRDefault="000137E5" w:rsidP="0078593F">
      <w:pPr>
        <w:numPr>
          <w:ilvl w:val="0"/>
          <w:numId w:val="4"/>
        </w:numPr>
        <w:autoSpaceDE w:val="0"/>
        <w:spacing w:before="240" w:line="230" w:lineRule="exact"/>
        <w:ind w:left="427" w:right="9" w:hanging="422"/>
        <w:rPr>
          <w:rFonts w:cs="Arial"/>
          <w:color w:val="000000"/>
          <w:sz w:val="18"/>
          <w:szCs w:val="21"/>
        </w:rPr>
      </w:pPr>
      <w:r w:rsidRPr="00EF54AD">
        <w:rPr>
          <w:rFonts w:cs="Arial"/>
          <w:color w:val="000000"/>
          <w:sz w:val="18"/>
          <w:szCs w:val="21"/>
        </w:rPr>
        <w:t>Nájemce se zavazuje informovat (např. na domovních vývěskách) o plánovaných údržbářských prací (výměna vodoměrů, plynoměrů apod.), přičemž je povinen poskytnout součinnost pro tyto úkony.</w:t>
      </w:r>
      <w:r w:rsidR="00F64290" w:rsidRPr="00EF54AD">
        <w:rPr>
          <w:rFonts w:cs="Arial"/>
          <w:color w:val="000000"/>
          <w:sz w:val="18"/>
          <w:szCs w:val="21"/>
        </w:rPr>
        <w:t xml:space="preserve"> Nájemce je povinen o případné</w:t>
      </w:r>
      <w:r w:rsidR="0037279D" w:rsidRPr="00EF54AD">
        <w:rPr>
          <w:rFonts w:cs="Arial"/>
          <w:color w:val="000000"/>
          <w:sz w:val="18"/>
          <w:szCs w:val="21"/>
        </w:rPr>
        <w:t xml:space="preserve"> součinnosti</w:t>
      </w:r>
      <w:r w:rsidR="00F64290" w:rsidRPr="00EF54AD">
        <w:rPr>
          <w:rFonts w:cs="Arial"/>
          <w:color w:val="000000"/>
          <w:sz w:val="18"/>
          <w:szCs w:val="21"/>
        </w:rPr>
        <w:t xml:space="preserve"> </w:t>
      </w:r>
      <w:r w:rsidR="0037279D" w:rsidRPr="00EF54AD">
        <w:rPr>
          <w:rFonts w:cs="Arial"/>
          <w:color w:val="000000"/>
          <w:sz w:val="18"/>
          <w:szCs w:val="21"/>
        </w:rPr>
        <w:t>(</w:t>
      </w:r>
      <w:r w:rsidR="00F64290" w:rsidRPr="00EF54AD">
        <w:rPr>
          <w:rFonts w:cs="Arial"/>
          <w:color w:val="000000"/>
          <w:sz w:val="18"/>
          <w:szCs w:val="21"/>
        </w:rPr>
        <w:t xml:space="preserve">zpřístupnění </w:t>
      </w:r>
      <w:r w:rsidR="006622F0" w:rsidRPr="00EF54AD">
        <w:rPr>
          <w:rFonts w:cs="Arial"/>
          <w:color w:val="000000"/>
          <w:sz w:val="18"/>
          <w:szCs w:val="21"/>
        </w:rPr>
        <w:t>nemovitosti</w:t>
      </w:r>
      <w:r w:rsidR="0037279D" w:rsidRPr="00EF54AD">
        <w:rPr>
          <w:rFonts w:cs="Arial"/>
          <w:color w:val="000000"/>
          <w:sz w:val="18"/>
          <w:szCs w:val="21"/>
        </w:rPr>
        <w:t>)</w:t>
      </w:r>
      <w:r w:rsidR="00F64290" w:rsidRPr="00EF54AD">
        <w:rPr>
          <w:rFonts w:cs="Arial"/>
          <w:color w:val="000000"/>
          <w:sz w:val="18"/>
          <w:szCs w:val="21"/>
        </w:rPr>
        <w:t xml:space="preserve"> komunikovat přímo s osobou odpovědnou v dané nemovitosti.</w:t>
      </w:r>
    </w:p>
    <w:p w14:paraId="68D47CF1" w14:textId="77777777" w:rsidR="00D6687F" w:rsidRPr="00EF54AD" w:rsidRDefault="00D6687F" w:rsidP="00D6687F">
      <w:pPr>
        <w:autoSpaceDE w:val="0"/>
        <w:spacing w:before="230" w:line="240" w:lineRule="exact"/>
        <w:ind w:right="14"/>
        <w:jc w:val="center"/>
        <w:rPr>
          <w:rFonts w:cs="Arial"/>
          <w:color w:val="17110B"/>
          <w:sz w:val="16"/>
        </w:rPr>
      </w:pPr>
      <w:r w:rsidRPr="00EF54AD">
        <w:rPr>
          <w:rFonts w:cs="Arial"/>
          <w:b/>
          <w:bCs/>
          <w:color w:val="17110B"/>
          <w:sz w:val="18"/>
          <w:szCs w:val="21"/>
        </w:rPr>
        <w:t>Člá</w:t>
      </w:r>
      <w:r w:rsidRPr="00EF54AD">
        <w:rPr>
          <w:rFonts w:cs="Arial"/>
          <w:b/>
          <w:bCs/>
          <w:color w:val="2C2722"/>
          <w:sz w:val="18"/>
          <w:szCs w:val="21"/>
        </w:rPr>
        <w:t>n</w:t>
      </w:r>
      <w:r w:rsidRPr="00EF54AD">
        <w:rPr>
          <w:rFonts w:cs="Arial"/>
          <w:b/>
          <w:bCs/>
          <w:color w:val="040000"/>
          <w:sz w:val="18"/>
          <w:szCs w:val="21"/>
        </w:rPr>
        <w:t>e</w:t>
      </w:r>
      <w:r w:rsidRPr="00EF54AD">
        <w:rPr>
          <w:rFonts w:cs="Arial"/>
          <w:b/>
          <w:bCs/>
          <w:color w:val="17110B"/>
          <w:sz w:val="18"/>
          <w:szCs w:val="21"/>
        </w:rPr>
        <w:t>k V</w:t>
      </w:r>
      <w:r w:rsidRPr="00EF54AD">
        <w:rPr>
          <w:rFonts w:cs="Arial"/>
          <w:color w:val="17110B"/>
          <w:sz w:val="16"/>
        </w:rPr>
        <w:t>.</w:t>
      </w:r>
    </w:p>
    <w:p w14:paraId="77E638DA" w14:textId="77777777" w:rsidR="00D6687F" w:rsidRPr="00EF54AD" w:rsidRDefault="00D6687F" w:rsidP="00D6687F">
      <w:pPr>
        <w:autoSpaceDE w:val="0"/>
        <w:spacing w:line="259" w:lineRule="exact"/>
        <w:ind w:right="14"/>
        <w:jc w:val="center"/>
        <w:rPr>
          <w:rFonts w:cs="Arial"/>
          <w:b/>
          <w:bCs/>
          <w:color w:val="17110B"/>
          <w:sz w:val="18"/>
          <w:szCs w:val="21"/>
        </w:rPr>
      </w:pPr>
      <w:r w:rsidRPr="00EF54AD">
        <w:rPr>
          <w:rFonts w:cs="Arial"/>
          <w:b/>
          <w:bCs/>
          <w:color w:val="17110B"/>
          <w:sz w:val="18"/>
          <w:szCs w:val="21"/>
        </w:rPr>
        <w:t>Sk</w:t>
      </w:r>
      <w:r w:rsidRPr="00EF54AD">
        <w:rPr>
          <w:rFonts w:cs="Arial"/>
          <w:b/>
          <w:bCs/>
          <w:color w:val="040000"/>
          <w:sz w:val="18"/>
          <w:szCs w:val="21"/>
        </w:rPr>
        <w:t>o</w:t>
      </w:r>
      <w:r w:rsidRPr="00EF54AD">
        <w:rPr>
          <w:rFonts w:cs="Arial"/>
          <w:b/>
          <w:bCs/>
          <w:color w:val="17110B"/>
          <w:sz w:val="18"/>
          <w:szCs w:val="21"/>
        </w:rPr>
        <w:t>nčení nájmu</w:t>
      </w:r>
    </w:p>
    <w:p w14:paraId="09542DFE" w14:textId="356D3ABC" w:rsidR="00D6687F" w:rsidRPr="00EF54AD" w:rsidRDefault="00D6687F" w:rsidP="00D6687F">
      <w:pPr>
        <w:numPr>
          <w:ilvl w:val="0"/>
          <w:numId w:val="8"/>
        </w:numPr>
        <w:autoSpaceDE w:val="0"/>
        <w:spacing w:before="240" w:line="230" w:lineRule="exact"/>
        <w:ind w:left="427" w:right="9" w:hanging="422"/>
        <w:rPr>
          <w:rFonts w:cs="Arial"/>
          <w:color w:val="17110B"/>
          <w:sz w:val="18"/>
          <w:szCs w:val="21"/>
        </w:rPr>
      </w:pPr>
      <w:r w:rsidRPr="00EF54AD">
        <w:rPr>
          <w:rFonts w:cs="Arial"/>
          <w:color w:val="040000"/>
          <w:sz w:val="18"/>
          <w:szCs w:val="21"/>
        </w:rPr>
        <w:t xml:space="preserve">Nájem </w:t>
      </w:r>
      <w:r w:rsidR="00963809" w:rsidRPr="00EF54AD">
        <w:rPr>
          <w:rFonts w:cs="Arial"/>
          <w:color w:val="040000"/>
          <w:sz w:val="18"/>
          <w:szCs w:val="21"/>
        </w:rPr>
        <w:t xml:space="preserve">nemovitosti </w:t>
      </w:r>
      <w:r w:rsidRPr="00EF54AD">
        <w:rPr>
          <w:rFonts w:cs="Arial"/>
          <w:color w:val="040000"/>
          <w:sz w:val="18"/>
          <w:szCs w:val="21"/>
        </w:rPr>
        <w:t>na základě</w:t>
      </w:r>
      <w:r w:rsidR="00863D0E">
        <w:rPr>
          <w:rFonts w:cs="Arial"/>
          <w:color w:val="040000"/>
          <w:sz w:val="18"/>
          <w:szCs w:val="21"/>
        </w:rPr>
        <w:t xml:space="preserve"> </w:t>
      </w:r>
      <w:r w:rsidRPr="00EF54AD">
        <w:rPr>
          <w:rFonts w:cs="Arial"/>
          <w:color w:val="17110B"/>
          <w:sz w:val="18"/>
          <w:szCs w:val="21"/>
        </w:rPr>
        <w:t>této</w:t>
      </w:r>
      <w:r w:rsidRPr="00EF54AD">
        <w:rPr>
          <w:rFonts w:cs="Arial"/>
          <w:color w:val="040000"/>
          <w:sz w:val="18"/>
          <w:szCs w:val="21"/>
        </w:rPr>
        <w:t xml:space="preserve"> s</w:t>
      </w:r>
      <w:r w:rsidRPr="00EF54AD">
        <w:rPr>
          <w:rFonts w:cs="Arial"/>
          <w:color w:val="17110B"/>
          <w:sz w:val="18"/>
          <w:szCs w:val="21"/>
        </w:rPr>
        <w:t>ml</w:t>
      </w:r>
      <w:r w:rsidRPr="00EF54AD">
        <w:rPr>
          <w:rFonts w:cs="Arial"/>
          <w:color w:val="040000"/>
          <w:sz w:val="18"/>
          <w:szCs w:val="21"/>
        </w:rPr>
        <w:t>ou</w:t>
      </w:r>
      <w:r w:rsidRPr="00EF54AD">
        <w:rPr>
          <w:rFonts w:cs="Arial"/>
          <w:color w:val="17110B"/>
          <w:sz w:val="18"/>
          <w:szCs w:val="21"/>
        </w:rPr>
        <w:t>vy j</w:t>
      </w:r>
      <w:r w:rsidRPr="00EF54AD">
        <w:rPr>
          <w:rFonts w:cs="Arial"/>
          <w:color w:val="040000"/>
          <w:sz w:val="18"/>
          <w:szCs w:val="21"/>
        </w:rPr>
        <w:t>e s</w:t>
      </w:r>
      <w:r w:rsidRPr="00EF54AD">
        <w:rPr>
          <w:rFonts w:cs="Arial"/>
          <w:color w:val="17110B"/>
          <w:sz w:val="18"/>
          <w:szCs w:val="21"/>
        </w:rPr>
        <w:t>j</w:t>
      </w:r>
      <w:r w:rsidRPr="00EF54AD">
        <w:rPr>
          <w:rFonts w:cs="Arial"/>
          <w:color w:val="040000"/>
          <w:sz w:val="18"/>
          <w:szCs w:val="21"/>
        </w:rPr>
        <w:t>e</w:t>
      </w:r>
      <w:r w:rsidRPr="00EF54AD">
        <w:rPr>
          <w:rFonts w:cs="Arial"/>
          <w:color w:val="17110B"/>
          <w:sz w:val="18"/>
          <w:szCs w:val="21"/>
        </w:rPr>
        <w:t>dnán na</w:t>
      </w:r>
      <w:r w:rsidR="00A44CFF" w:rsidRPr="00EF54AD">
        <w:rPr>
          <w:rFonts w:cs="Arial"/>
          <w:color w:val="17110B"/>
          <w:sz w:val="18"/>
          <w:szCs w:val="21"/>
        </w:rPr>
        <w:t xml:space="preserve"> dobu</w:t>
      </w:r>
      <w:r w:rsidRPr="00EF54AD">
        <w:rPr>
          <w:rFonts w:cs="Arial"/>
          <w:color w:val="17110B"/>
          <w:sz w:val="18"/>
          <w:szCs w:val="21"/>
        </w:rPr>
        <w:t xml:space="preserve"> </w:t>
      </w:r>
      <w:r w:rsidR="0036543D" w:rsidRPr="00EF54AD">
        <w:rPr>
          <w:rFonts w:cs="Arial"/>
          <w:color w:val="17110B"/>
          <w:sz w:val="18"/>
          <w:szCs w:val="21"/>
        </w:rPr>
        <w:t>uvedenou v položce #</w:t>
      </w:r>
      <w:r w:rsidR="00047EB4">
        <w:rPr>
          <w:rFonts w:cs="Arial"/>
          <w:color w:val="17110B"/>
          <w:sz w:val="18"/>
          <w:szCs w:val="21"/>
        </w:rPr>
        <w:t>3</w:t>
      </w:r>
      <w:r w:rsidRPr="00EF54AD">
        <w:rPr>
          <w:rFonts w:cs="Arial"/>
          <w:color w:val="040000"/>
          <w:sz w:val="18"/>
          <w:szCs w:val="21"/>
        </w:rPr>
        <w:t xml:space="preserve">. </w:t>
      </w:r>
      <w:r w:rsidR="0036543D" w:rsidRPr="00EF54AD">
        <w:rPr>
          <w:rFonts w:cs="Arial"/>
          <w:color w:val="040000"/>
          <w:sz w:val="18"/>
          <w:szCs w:val="21"/>
        </w:rPr>
        <w:t>V případě nájmu na dobu určitou n</w:t>
      </w:r>
      <w:r w:rsidRPr="00EF54AD">
        <w:rPr>
          <w:rFonts w:cs="Arial"/>
          <w:color w:val="040000"/>
          <w:sz w:val="18"/>
          <w:szCs w:val="21"/>
        </w:rPr>
        <w:t>ájem skončí uplynutím této doby</w:t>
      </w:r>
      <w:r w:rsidRPr="00EF54AD">
        <w:rPr>
          <w:rFonts w:cs="Arial"/>
          <w:color w:val="17110B"/>
          <w:sz w:val="18"/>
          <w:szCs w:val="21"/>
        </w:rPr>
        <w:t>.</w:t>
      </w:r>
    </w:p>
    <w:p w14:paraId="6A994A49" w14:textId="14C4F241" w:rsidR="00D6687F" w:rsidRPr="00EF54AD" w:rsidRDefault="00D6687F" w:rsidP="00D6687F">
      <w:pPr>
        <w:numPr>
          <w:ilvl w:val="0"/>
          <w:numId w:val="8"/>
        </w:numPr>
        <w:autoSpaceDE w:val="0"/>
        <w:spacing w:before="240" w:line="230" w:lineRule="exact"/>
        <w:ind w:left="427" w:right="9" w:hanging="422"/>
        <w:rPr>
          <w:rFonts w:cs="Arial"/>
          <w:color w:val="040000"/>
          <w:sz w:val="18"/>
          <w:szCs w:val="21"/>
        </w:rPr>
      </w:pPr>
      <w:r w:rsidRPr="00EF54AD">
        <w:rPr>
          <w:rFonts w:cs="Arial"/>
          <w:color w:val="040000"/>
          <w:sz w:val="18"/>
          <w:szCs w:val="21"/>
        </w:rPr>
        <w:t>Nájem zanikne písemnou dohodo</w:t>
      </w:r>
      <w:r w:rsidRPr="00EF54AD">
        <w:rPr>
          <w:rFonts w:cs="Arial"/>
          <w:color w:val="17110B"/>
          <w:sz w:val="18"/>
          <w:szCs w:val="21"/>
        </w:rPr>
        <w:t xml:space="preserve">u </w:t>
      </w:r>
      <w:r w:rsidRPr="00EF54AD">
        <w:rPr>
          <w:rFonts w:cs="Arial"/>
          <w:color w:val="040000"/>
          <w:sz w:val="18"/>
          <w:szCs w:val="21"/>
        </w:rPr>
        <w:t>mez</w:t>
      </w:r>
      <w:r w:rsidRPr="00EF54AD">
        <w:rPr>
          <w:rFonts w:cs="Arial"/>
          <w:color w:val="17110B"/>
          <w:sz w:val="18"/>
          <w:szCs w:val="21"/>
        </w:rPr>
        <w:t>i p</w:t>
      </w:r>
      <w:r w:rsidRPr="00EF54AD">
        <w:rPr>
          <w:rFonts w:cs="Arial"/>
          <w:color w:val="2C2722"/>
          <w:sz w:val="18"/>
          <w:szCs w:val="21"/>
        </w:rPr>
        <w:t>r</w:t>
      </w:r>
      <w:r w:rsidRPr="00EF54AD">
        <w:rPr>
          <w:rFonts w:cs="Arial"/>
          <w:color w:val="040000"/>
          <w:sz w:val="18"/>
          <w:szCs w:val="21"/>
        </w:rPr>
        <w:t>o</w:t>
      </w:r>
      <w:r w:rsidRPr="00EF54AD">
        <w:rPr>
          <w:rFonts w:cs="Arial"/>
          <w:color w:val="17110B"/>
          <w:sz w:val="18"/>
          <w:szCs w:val="21"/>
        </w:rPr>
        <w:t>n</w:t>
      </w:r>
      <w:r w:rsidRPr="00EF54AD">
        <w:rPr>
          <w:rFonts w:cs="Arial"/>
          <w:color w:val="040000"/>
          <w:sz w:val="18"/>
          <w:szCs w:val="21"/>
        </w:rPr>
        <w:t>a</w:t>
      </w:r>
      <w:r w:rsidRPr="00EF54AD">
        <w:rPr>
          <w:rFonts w:cs="Arial"/>
          <w:color w:val="17110B"/>
          <w:sz w:val="18"/>
          <w:szCs w:val="21"/>
        </w:rPr>
        <w:t>jím</w:t>
      </w:r>
      <w:r w:rsidRPr="00EF54AD">
        <w:rPr>
          <w:rFonts w:cs="Arial"/>
          <w:color w:val="040000"/>
          <w:sz w:val="18"/>
          <w:szCs w:val="21"/>
        </w:rPr>
        <w:t>ate</w:t>
      </w:r>
      <w:r w:rsidRPr="00EF54AD">
        <w:rPr>
          <w:rFonts w:cs="Arial"/>
          <w:color w:val="17110B"/>
          <w:sz w:val="18"/>
          <w:szCs w:val="21"/>
        </w:rPr>
        <w:t>l</w:t>
      </w:r>
      <w:r w:rsidRPr="00EF54AD">
        <w:rPr>
          <w:rFonts w:cs="Arial"/>
          <w:color w:val="040000"/>
          <w:sz w:val="18"/>
          <w:szCs w:val="21"/>
        </w:rPr>
        <w:t>em a nájemcem.</w:t>
      </w:r>
      <w:r w:rsidR="00DF1ED9">
        <w:rPr>
          <w:rFonts w:cs="Arial"/>
          <w:color w:val="040000"/>
          <w:sz w:val="18"/>
          <w:szCs w:val="21"/>
        </w:rPr>
        <w:t xml:space="preserve"> Výpověď je možné poslat emailem.</w:t>
      </w:r>
    </w:p>
    <w:p w14:paraId="71C6C846" w14:textId="0382A26C" w:rsidR="00D6687F" w:rsidRPr="00EF54AD" w:rsidRDefault="00D6687F" w:rsidP="00D6687F">
      <w:pPr>
        <w:numPr>
          <w:ilvl w:val="0"/>
          <w:numId w:val="8"/>
        </w:numPr>
        <w:autoSpaceDE w:val="0"/>
        <w:spacing w:before="240" w:line="230" w:lineRule="exact"/>
        <w:ind w:left="427" w:right="9" w:hanging="422"/>
        <w:rPr>
          <w:rFonts w:cs="Arial"/>
          <w:color w:val="000000"/>
          <w:sz w:val="18"/>
          <w:szCs w:val="21"/>
        </w:rPr>
      </w:pPr>
      <w:r w:rsidRPr="00EF54AD">
        <w:rPr>
          <w:rFonts w:cs="Arial"/>
          <w:color w:val="040000"/>
          <w:sz w:val="18"/>
          <w:szCs w:val="21"/>
        </w:rPr>
        <w:t xml:space="preserve">Nájemce je oprávněn nájem </w:t>
      </w:r>
      <w:r w:rsidRPr="00EF54AD">
        <w:rPr>
          <w:rFonts w:cs="Arial"/>
          <w:color w:val="17110B"/>
          <w:sz w:val="18"/>
          <w:szCs w:val="21"/>
        </w:rPr>
        <w:t>v</w:t>
      </w:r>
      <w:r w:rsidRPr="00EF54AD">
        <w:rPr>
          <w:rFonts w:cs="Arial"/>
          <w:color w:val="040000"/>
          <w:sz w:val="18"/>
          <w:szCs w:val="21"/>
        </w:rPr>
        <w:t>y</w:t>
      </w:r>
      <w:r w:rsidRPr="00EF54AD">
        <w:rPr>
          <w:rFonts w:cs="Arial"/>
          <w:color w:val="17110B"/>
          <w:sz w:val="18"/>
          <w:szCs w:val="21"/>
        </w:rPr>
        <w:t>p</w:t>
      </w:r>
      <w:r w:rsidRPr="00EF54AD">
        <w:rPr>
          <w:rFonts w:cs="Arial"/>
          <w:color w:val="040000"/>
          <w:sz w:val="18"/>
          <w:szCs w:val="21"/>
        </w:rPr>
        <w:t>ovědě</w:t>
      </w:r>
      <w:r w:rsidRPr="00EF54AD">
        <w:rPr>
          <w:rFonts w:cs="Arial"/>
          <w:color w:val="17110B"/>
          <w:sz w:val="18"/>
          <w:szCs w:val="21"/>
        </w:rPr>
        <w:t>t</w:t>
      </w:r>
      <w:r w:rsidRPr="00EF54AD">
        <w:rPr>
          <w:rFonts w:cs="Arial"/>
          <w:color w:val="000000"/>
          <w:sz w:val="18"/>
          <w:szCs w:val="21"/>
        </w:rPr>
        <w:t>.</w:t>
      </w:r>
    </w:p>
    <w:p w14:paraId="5E8EC86F" w14:textId="063D04A4" w:rsidR="00D6687F" w:rsidRPr="00EF54AD" w:rsidRDefault="00D6687F" w:rsidP="00097492">
      <w:pPr>
        <w:numPr>
          <w:ilvl w:val="0"/>
          <w:numId w:val="8"/>
        </w:numPr>
        <w:autoSpaceDE w:val="0"/>
        <w:spacing w:before="240" w:line="230" w:lineRule="exact"/>
        <w:ind w:left="427" w:right="9" w:hanging="422"/>
        <w:rPr>
          <w:rFonts w:cs="Arial"/>
          <w:color w:val="17110B"/>
          <w:sz w:val="18"/>
          <w:szCs w:val="21"/>
        </w:rPr>
      </w:pPr>
      <w:r w:rsidRPr="00EF54AD">
        <w:rPr>
          <w:rFonts w:cs="Arial"/>
          <w:color w:val="040000"/>
          <w:sz w:val="18"/>
          <w:szCs w:val="21"/>
        </w:rPr>
        <w:t>Pro případ výpovědi</w:t>
      </w:r>
      <w:r w:rsidRPr="00EF54AD">
        <w:rPr>
          <w:rFonts w:cs="Arial"/>
          <w:color w:val="17110B"/>
          <w:sz w:val="18"/>
          <w:szCs w:val="21"/>
        </w:rPr>
        <w:t xml:space="preserve">, </w:t>
      </w:r>
      <w:r w:rsidRPr="00EF54AD">
        <w:rPr>
          <w:rFonts w:cs="Arial"/>
          <w:color w:val="040000"/>
          <w:sz w:val="18"/>
          <w:szCs w:val="21"/>
        </w:rPr>
        <w:t>ať</w:t>
      </w:r>
      <w:r w:rsidR="00863D0E">
        <w:rPr>
          <w:rFonts w:cs="Arial"/>
          <w:color w:val="17110B"/>
          <w:sz w:val="18"/>
          <w:szCs w:val="21"/>
        </w:rPr>
        <w:t xml:space="preserve"> </w:t>
      </w:r>
      <w:r w:rsidRPr="00EF54AD">
        <w:rPr>
          <w:rFonts w:cs="Arial"/>
          <w:color w:val="040000"/>
          <w:sz w:val="18"/>
          <w:szCs w:val="21"/>
        </w:rPr>
        <w:t>j</w:t>
      </w:r>
      <w:r w:rsidRPr="00EF54AD">
        <w:rPr>
          <w:rFonts w:cs="Arial"/>
          <w:color w:val="17110B"/>
          <w:sz w:val="18"/>
          <w:szCs w:val="21"/>
        </w:rPr>
        <w:t>i</w:t>
      </w:r>
      <w:r w:rsidRPr="00EF54AD">
        <w:rPr>
          <w:rFonts w:cs="Arial"/>
          <w:color w:val="040000"/>
          <w:sz w:val="18"/>
          <w:szCs w:val="21"/>
        </w:rPr>
        <w:t>ž ze st</w:t>
      </w:r>
      <w:r w:rsidRPr="00EF54AD">
        <w:rPr>
          <w:rFonts w:cs="Arial"/>
          <w:color w:val="17110B"/>
          <w:sz w:val="18"/>
          <w:szCs w:val="21"/>
        </w:rPr>
        <w:t>r</w:t>
      </w:r>
      <w:r w:rsidRPr="00EF54AD">
        <w:rPr>
          <w:rFonts w:cs="Arial"/>
          <w:color w:val="040000"/>
          <w:sz w:val="18"/>
          <w:szCs w:val="21"/>
        </w:rPr>
        <w:t>any pro</w:t>
      </w:r>
      <w:r w:rsidRPr="00EF54AD">
        <w:rPr>
          <w:rFonts w:cs="Arial"/>
          <w:color w:val="17110B"/>
          <w:sz w:val="18"/>
          <w:szCs w:val="21"/>
        </w:rPr>
        <w:t>n</w:t>
      </w:r>
      <w:r w:rsidRPr="00EF54AD">
        <w:rPr>
          <w:rFonts w:cs="Arial"/>
          <w:color w:val="040000"/>
          <w:sz w:val="18"/>
          <w:szCs w:val="21"/>
        </w:rPr>
        <w:t>a</w:t>
      </w:r>
      <w:r w:rsidRPr="00EF54AD">
        <w:rPr>
          <w:rFonts w:cs="Arial"/>
          <w:color w:val="17110B"/>
          <w:sz w:val="18"/>
          <w:szCs w:val="21"/>
        </w:rPr>
        <w:t>jí</w:t>
      </w:r>
      <w:r w:rsidRPr="00EF54AD">
        <w:rPr>
          <w:rFonts w:cs="Arial"/>
          <w:color w:val="040000"/>
          <w:sz w:val="18"/>
          <w:szCs w:val="21"/>
        </w:rPr>
        <w:t>ma</w:t>
      </w:r>
      <w:r w:rsidRPr="00EF54AD">
        <w:rPr>
          <w:rFonts w:cs="Arial"/>
          <w:color w:val="17110B"/>
          <w:sz w:val="18"/>
          <w:szCs w:val="21"/>
        </w:rPr>
        <w:t>t</w:t>
      </w:r>
      <w:r w:rsidRPr="00EF54AD">
        <w:rPr>
          <w:rFonts w:cs="Arial"/>
          <w:color w:val="040000"/>
          <w:sz w:val="18"/>
          <w:szCs w:val="21"/>
        </w:rPr>
        <w:t>e</w:t>
      </w:r>
      <w:r w:rsidRPr="00EF54AD">
        <w:rPr>
          <w:rFonts w:cs="Arial"/>
          <w:color w:val="2C2722"/>
          <w:sz w:val="18"/>
          <w:szCs w:val="21"/>
        </w:rPr>
        <w:t>le č</w:t>
      </w:r>
      <w:r w:rsidRPr="00EF54AD">
        <w:rPr>
          <w:rFonts w:cs="Arial"/>
          <w:color w:val="040000"/>
          <w:sz w:val="18"/>
          <w:szCs w:val="21"/>
        </w:rPr>
        <w:t xml:space="preserve">i nájemce, se sjednává </w:t>
      </w:r>
      <w:r w:rsidR="0074578A" w:rsidRPr="00EF54AD">
        <w:rPr>
          <w:rFonts w:cs="Arial"/>
          <w:color w:val="040000"/>
          <w:sz w:val="18"/>
          <w:szCs w:val="21"/>
        </w:rPr>
        <w:t>dvouměsíční</w:t>
      </w:r>
      <w:r w:rsidRPr="00EF54AD">
        <w:rPr>
          <w:rFonts w:cs="Arial"/>
          <w:color w:val="040000"/>
          <w:sz w:val="18"/>
          <w:szCs w:val="21"/>
        </w:rPr>
        <w:t xml:space="preserve"> výpovědní doba, jejíž běh počíná prvého dne měs</w:t>
      </w:r>
      <w:r w:rsidRPr="00EF54AD">
        <w:rPr>
          <w:rFonts w:cs="Arial"/>
          <w:color w:val="17110B"/>
          <w:sz w:val="18"/>
          <w:szCs w:val="21"/>
        </w:rPr>
        <w:t>í</w:t>
      </w:r>
      <w:r w:rsidRPr="00EF54AD">
        <w:rPr>
          <w:rFonts w:cs="Arial"/>
          <w:color w:val="040000"/>
          <w:sz w:val="18"/>
          <w:szCs w:val="21"/>
        </w:rPr>
        <w:t>ce následujícího po měsíci, ve kterém byla výpověď</w:t>
      </w:r>
      <w:r w:rsidR="00863D0E">
        <w:rPr>
          <w:rFonts w:cs="Arial"/>
          <w:color w:val="040000"/>
          <w:sz w:val="18"/>
          <w:szCs w:val="21"/>
        </w:rPr>
        <w:t xml:space="preserve"> </w:t>
      </w:r>
      <w:r w:rsidRPr="00EF54AD">
        <w:rPr>
          <w:rFonts w:cs="Arial"/>
          <w:color w:val="040000"/>
          <w:sz w:val="18"/>
          <w:szCs w:val="21"/>
        </w:rPr>
        <w:t>doručena</w:t>
      </w:r>
      <w:r w:rsidRPr="00EF54AD">
        <w:rPr>
          <w:rFonts w:cs="Arial"/>
          <w:color w:val="17110B"/>
          <w:sz w:val="18"/>
          <w:szCs w:val="21"/>
        </w:rPr>
        <w:t>.</w:t>
      </w:r>
      <w:r w:rsidR="00097492" w:rsidRPr="00EF54AD">
        <w:rPr>
          <w:rFonts w:cs="Arial"/>
          <w:color w:val="17110B"/>
          <w:sz w:val="18"/>
          <w:szCs w:val="21"/>
        </w:rPr>
        <w:t xml:space="preserve"> Pronajímatel má právo vypovědět nájem bez výpovědní </w:t>
      </w:r>
      <w:r w:rsidR="00097492" w:rsidRPr="00EF54AD">
        <w:rPr>
          <w:rFonts w:cs="Arial"/>
          <w:color w:val="040000"/>
          <w:sz w:val="18"/>
          <w:szCs w:val="21"/>
        </w:rPr>
        <w:t>lhůty</w:t>
      </w:r>
      <w:r w:rsidR="00097492" w:rsidRPr="00EF54AD">
        <w:rPr>
          <w:rFonts w:cs="Arial"/>
          <w:color w:val="17110B"/>
          <w:sz w:val="18"/>
          <w:szCs w:val="21"/>
        </w:rPr>
        <w:t xml:space="preserve"> a požadovat, aby mu nájemce </w:t>
      </w:r>
      <w:r w:rsidR="0007182E" w:rsidRPr="00EF54AD">
        <w:rPr>
          <w:rFonts w:cs="Arial"/>
          <w:color w:val="17110B"/>
          <w:sz w:val="18"/>
          <w:szCs w:val="21"/>
        </w:rPr>
        <w:t>nemovitost</w:t>
      </w:r>
      <w:r w:rsidR="00097492" w:rsidRPr="00EF54AD">
        <w:rPr>
          <w:rFonts w:cs="Arial"/>
          <w:color w:val="17110B"/>
          <w:sz w:val="18"/>
          <w:szCs w:val="21"/>
        </w:rPr>
        <w:t xml:space="preserve"> odevzdal bez zbytečného odkladu, v případě, že nájemce poruší svou povinnost zvlášť závažným způsobem, a dále v případě, kdy tak stanoví občanský zákoník.</w:t>
      </w:r>
    </w:p>
    <w:p w14:paraId="5568C091" w14:textId="231027C2" w:rsidR="00D6687F" w:rsidRPr="00EF54AD" w:rsidRDefault="00D6687F" w:rsidP="00D6687F">
      <w:pPr>
        <w:numPr>
          <w:ilvl w:val="0"/>
          <w:numId w:val="8"/>
        </w:numPr>
        <w:autoSpaceDE w:val="0"/>
        <w:spacing w:before="240" w:line="230" w:lineRule="exact"/>
        <w:ind w:left="427" w:right="9" w:hanging="422"/>
        <w:rPr>
          <w:rFonts w:cs="Arial"/>
          <w:color w:val="FF0000"/>
          <w:sz w:val="18"/>
          <w:szCs w:val="21"/>
        </w:rPr>
      </w:pPr>
      <w:r w:rsidRPr="00EF54AD">
        <w:rPr>
          <w:rFonts w:cs="Arial"/>
          <w:color w:val="040000"/>
          <w:sz w:val="18"/>
          <w:szCs w:val="21"/>
        </w:rPr>
        <w:t>V</w:t>
      </w:r>
      <w:r w:rsidR="00863D0E">
        <w:rPr>
          <w:rFonts w:cs="Arial"/>
          <w:color w:val="040000"/>
          <w:sz w:val="18"/>
          <w:szCs w:val="21"/>
        </w:rPr>
        <w:t> </w:t>
      </w:r>
      <w:r w:rsidR="0036543D" w:rsidRPr="00EF54AD">
        <w:rPr>
          <w:rFonts w:cs="Arial"/>
          <w:color w:val="040000"/>
          <w:sz w:val="18"/>
          <w:szCs w:val="21"/>
        </w:rPr>
        <w:t>př</w:t>
      </w:r>
      <w:r w:rsidR="0036543D" w:rsidRPr="00EF54AD">
        <w:rPr>
          <w:rFonts w:cs="Arial"/>
          <w:color w:val="17110B"/>
          <w:sz w:val="18"/>
          <w:szCs w:val="21"/>
        </w:rPr>
        <w:t>í</w:t>
      </w:r>
      <w:r w:rsidR="0036543D" w:rsidRPr="00EF54AD">
        <w:rPr>
          <w:rFonts w:cs="Arial"/>
          <w:color w:val="040000"/>
          <w:sz w:val="18"/>
          <w:szCs w:val="21"/>
        </w:rPr>
        <w:t>padě</w:t>
      </w:r>
      <w:r w:rsidR="00863D0E">
        <w:rPr>
          <w:rFonts w:cs="Arial"/>
          <w:color w:val="040000"/>
          <w:sz w:val="18"/>
          <w:szCs w:val="21"/>
        </w:rPr>
        <w:t xml:space="preserve"> </w:t>
      </w:r>
      <w:r w:rsidR="0036543D" w:rsidRPr="00EF54AD">
        <w:rPr>
          <w:rFonts w:cs="Arial"/>
          <w:color w:val="040000"/>
          <w:sz w:val="18"/>
          <w:szCs w:val="21"/>
        </w:rPr>
        <w:t>skončení</w:t>
      </w:r>
      <w:r w:rsidRPr="00EF54AD">
        <w:rPr>
          <w:rFonts w:cs="Arial"/>
          <w:color w:val="040000"/>
          <w:sz w:val="18"/>
          <w:szCs w:val="21"/>
        </w:rPr>
        <w:t xml:space="preserve"> nájmu </w:t>
      </w:r>
      <w:r w:rsidRPr="00EF54AD">
        <w:rPr>
          <w:rFonts w:cs="Arial"/>
          <w:color w:val="17110B"/>
          <w:sz w:val="18"/>
          <w:szCs w:val="21"/>
        </w:rPr>
        <w:t>j</w:t>
      </w:r>
      <w:r w:rsidRPr="00EF54AD">
        <w:rPr>
          <w:rFonts w:cs="Arial"/>
          <w:color w:val="040000"/>
          <w:sz w:val="18"/>
          <w:szCs w:val="21"/>
        </w:rPr>
        <w:t>e nájemce pov</w:t>
      </w:r>
      <w:r w:rsidRPr="00EF54AD">
        <w:rPr>
          <w:rFonts w:cs="Arial"/>
          <w:color w:val="17110B"/>
          <w:sz w:val="18"/>
          <w:szCs w:val="21"/>
        </w:rPr>
        <w:t>i</w:t>
      </w:r>
      <w:r w:rsidRPr="00EF54AD">
        <w:rPr>
          <w:rFonts w:cs="Arial"/>
          <w:color w:val="040000"/>
          <w:sz w:val="18"/>
          <w:szCs w:val="21"/>
        </w:rPr>
        <w:t xml:space="preserve">nen </w:t>
      </w:r>
      <w:r w:rsidR="00381B0A">
        <w:rPr>
          <w:rFonts w:cs="Arial"/>
          <w:color w:val="040000"/>
          <w:sz w:val="18"/>
          <w:szCs w:val="21"/>
        </w:rPr>
        <w:t>pronajatý pokoj</w:t>
      </w:r>
      <w:r w:rsidR="00381B0A" w:rsidRPr="00EF54AD">
        <w:rPr>
          <w:rFonts w:cs="Arial"/>
          <w:color w:val="17110B"/>
          <w:sz w:val="18"/>
          <w:szCs w:val="21"/>
        </w:rPr>
        <w:t xml:space="preserve"> </w:t>
      </w:r>
      <w:r w:rsidR="00D47EE7" w:rsidRPr="00EF54AD">
        <w:rPr>
          <w:rFonts w:cs="Arial"/>
          <w:color w:val="17110B"/>
          <w:sz w:val="18"/>
          <w:szCs w:val="21"/>
        </w:rPr>
        <w:t xml:space="preserve">uklidit a </w:t>
      </w:r>
      <w:r w:rsidRPr="00EF54AD">
        <w:rPr>
          <w:rFonts w:cs="Arial"/>
          <w:color w:val="17110B"/>
          <w:sz w:val="18"/>
          <w:szCs w:val="21"/>
        </w:rPr>
        <w:t>vykl</w:t>
      </w:r>
      <w:r w:rsidRPr="00EF54AD">
        <w:rPr>
          <w:rFonts w:cs="Arial"/>
          <w:color w:val="040000"/>
          <w:sz w:val="18"/>
          <w:szCs w:val="21"/>
        </w:rPr>
        <w:t>idit</w:t>
      </w:r>
      <w:r w:rsidRPr="00EF54AD">
        <w:rPr>
          <w:rFonts w:cs="Arial"/>
          <w:color w:val="17110B"/>
          <w:sz w:val="18"/>
          <w:szCs w:val="21"/>
        </w:rPr>
        <w:t xml:space="preserve">, </w:t>
      </w:r>
      <w:r w:rsidRPr="00EF54AD">
        <w:rPr>
          <w:rFonts w:cs="Arial"/>
          <w:color w:val="040000"/>
          <w:sz w:val="18"/>
          <w:szCs w:val="21"/>
        </w:rPr>
        <w:t>odstra</w:t>
      </w:r>
      <w:r w:rsidRPr="00EF54AD">
        <w:rPr>
          <w:rFonts w:cs="Arial"/>
          <w:color w:val="17110B"/>
          <w:sz w:val="18"/>
          <w:szCs w:val="21"/>
        </w:rPr>
        <w:t>n</w:t>
      </w:r>
      <w:r w:rsidRPr="00EF54AD">
        <w:rPr>
          <w:rFonts w:cs="Arial"/>
          <w:color w:val="040000"/>
          <w:sz w:val="18"/>
          <w:szCs w:val="21"/>
        </w:rPr>
        <w:t>it závady a předat j</w:t>
      </w:r>
      <w:r w:rsidR="00661F88" w:rsidRPr="00EF54AD">
        <w:rPr>
          <w:rFonts w:cs="Arial"/>
          <w:color w:val="040000"/>
          <w:sz w:val="18"/>
          <w:szCs w:val="21"/>
        </w:rPr>
        <w:t>i</w:t>
      </w:r>
      <w:r w:rsidRPr="00EF54AD">
        <w:rPr>
          <w:rFonts w:cs="Arial"/>
          <w:color w:val="040000"/>
          <w:sz w:val="18"/>
          <w:szCs w:val="21"/>
        </w:rPr>
        <w:t xml:space="preserve"> p</w:t>
      </w:r>
      <w:r w:rsidRPr="00EF54AD">
        <w:rPr>
          <w:rFonts w:cs="Arial"/>
          <w:color w:val="17110B"/>
          <w:sz w:val="18"/>
          <w:szCs w:val="21"/>
        </w:rPr>
        <w:t>r</w:t>
      </w:r>
      <w:r w:rsidRPr="00EF54AD">
        <w:rPr>
          <w:rFonts w:cs="Arial"/>
          <w:color w:val="040000"/>
          <w:sz w:val="18"/>
          <w:szCs w:val="21"/>
        </w:rPr>
        <w:t>onajímateli</w:t>
      </w:r>
      <w:ins w:id="2" w:author="Petr Vích" w:date="2022-06-29T08:42:00Z">
        <w:r w:rsidR="000046B5">
          <w:rPr>
            <w:rFonts w:cs="Arial"/>
            <w:color w:val="040000"/>
            <w:sz w:val="18"/>
            <w:szCs w:val="21"/>
          </w:rPr>
          <w:t>.</w:t>
        </w:r>
      </w:ins>
      <w:ins w:id="3" w:author="Vojtěch Pažout | JOB LEADER" w:date="2022-06-29T08:22:00Z">
        <w:r w:rsidR="00C559A6">
          <w:rPr>
            <w:rFonts w:cs="Arial"/>
            <w:color w:val="040000"/>
            <w:sz w:val="18"/>
            <w:szCs w:val="21"/>
          </w:rPr>
          <w:t xml:space="preserve"> </w:t>
        </w:r>
      </w:ins>
      <w:r w:rsidRPr="00EF54AD">
        <w:rPr>
          <w:rFonts w:cs="Arial"/>
          <w:color w:val="040000"/>
          <w:sz w:val="18"/>
          <w:szCs w:val="21"/>
        </w:rPr>
        <w:t>Př</w:t>
      </w:r>
      <w:r w:rsidRPr="00EF54AD">
        <w:rPr>
          <w:rFonts w:cs="Arial"/>
          <w:color w:val="17110B"/>
          <w:sz w:val="18"/>
          <w:szCs w:val="21"/>
        </w:rPr>
        <w:t xml:space="preserve">i </w:t>
      </w:r>
      <w:r w:rsidRPr="00EF54AD">
        <w:rPr>
          <w:rFonts w:cs="Arial"/>
          <w:color w:val="040000"/>
          <w:sz w:val="18"/>
          <w:szCs w:val="21"/>
        </w:rPr>
        <w:t>prodlen</w:t>
      </w:r>
      <w:r w:rsidRPr="00EF54AD">
        <w:rPr>
          <w:rFonts w:cs="Arial"/>
          <w:color w:val="17110B"/>
          <w:sz w:val="18"/>
          <w:szCs w:val="21"/>
        </w:rPr>
        <w:t xml:space="preserve">í </w:t>
      </w:r>
      <w:r w:rsidRPr="00EF54AD">
        <w:rPr>
          <w:rFonts w:cs="Arial"/>
          <w:color w:val="040000"/>
          <w:sz w:val="18"/>
          <w:szCs w:val="21"/>
        </w:rPr>
        <w:t>se sp</w:t>
      </w:r>
      <w:r w:rsidRPr="00EF54AD">
        <w:rPr>
          <w:rFonts w:cs="Arial"/>
          <w:color w:val="17110B"/>
          <w:sz w:val="18"/>
          <w:szCs w:val="21"/>
        </w:rPr>
        <w:t>l</w:t>
      </w:r>
      <w:r w:rsidRPr="00EF54AD">
        <w:rPr>
          <w:rFonts w:cs="Arial"/>
          <w:color w:val="040000"/>
          <w:sz w:val="18"/>
          <w:szCs w:val="21"/>
        </w:rPr>
        <w:t xml:space="preserve">něním </w:t>
      </w:r>
      <w:r w:rsidRPr="00EF54AD">
        <w:rPr>
          <w:rFonts w:cs="Arial"/>
          <w:color w:val="17110B"/>
          <w:sz w:val="18"/>
          <w:szCs w:val="21"/>
        </w:rPr>
        <w:t>této povinnosti</w:t>
      </w:r>
      <w:r w:rsidRPr="00EF54AD">
        <w:rPr>
          <w:rFonts w:cs="Arial"/>
          <w:color w:val="040000"/>
          <w:sz w:val="18"/>
          <w:szCs w:val="21"/>
        </w:rPr>
        <w:t xml:space="preserve"> dává nájemce </w:t>
      </w:r>
      <w:r w:rsidR="0036543D" w:rsidRPr="00EF54AD">
        <w:rPr>
          <w:rFonts w:cs="Arial"/>
          <w:color w:val="040000"/>
          <w:sz w:val="18"/>
          <w:szCs w:val="21"/>
        </w:rPr>
        <w:t>pronajímateli</w:t>
      </w:r>
      <w:r w:rsidRPr="00EF54AD">
        <w:rPr>
          <w:rFonts w:cs="Arial"/>
          <w:color w:val="040000"/>
          <w:sz w:val="18"/>
          <w:szCs w:val="21"/>
        </w:rPr>
        <w:t xml:space="preserve"> výs</w:t>
      </w:r>
      <w:r w:rsidRPr="00EF54AD">
        <w:rPr>
          <w:rFonts w:cs="Arial"/>
          <w:color w:val="17110B"/>
          <w:sz w:val="18"/>
          <w:szCs w:val="21"/>
        </w:rPr>
        <w:t>l</w:t>
      </w:r>
      <w:r w:rsidRPr="00EF54AD">
        <w:rPr>
          <w:rFonts w:cs="Arial"/>
          <w:color w:val="040000"/>
          <w:sz w:val="18"/>
          <w:szCs w:val="21"/>
        </w:rPr>
        <w:t>o</w:t>
      </w:r>
      <w:r w:rsidRPr="00EF54AD">
        <w:rPr>
          <w:rFonts w:cs="Arial"/>
          <w:color w:val="17110B"/>
          <w:sz w:val="18"/>
          <w:szCs w:val="21"/>
        </w:rPr>
        <w:t xml:space="preserve">vný </w:t>
      </w:r>
      <w:r w:rsidRPr="00EF54AD">
        <w:rPr>
          <w:rFonts w:cs="Arial"/>
          <w:color w:val="040000"/>
          <w:sz w:val="18"/>
          <w:szCs w:val="21"/>
        </w:rPr>
        <w:t>souh</w:t>
      </w:r>
      <w:r w:rsidRPr="00EF54AD">
        <w:rPr>
          <w:rFonts w:cs="Arial"/>
          <w:color w:val="17110B"/>
          <w:sz w:val="18"/>
          <w:szCs w:val="21"/>
        </w:rPr>
        <w:t>l</w:t>
      </w:r>
      <w:r w:rsidRPr="00EF54AD">
        <w:rPr>
          <w:rFonts w:cs="Arial"/>
          <w:color w:val="040000"/>
          <w:sz w:val="18"/>
          <w:szCs w:val="21"/>
        </w:rPr>
        <w:t xml:space="preserve">as </w:t>
      </w:r>
      <w:r w:rsidRPr="00EF54AD">
        <w:rPr>
          <w:rFonts w:cs="Arial"/>
          <w:color w:val="17110B"/>
          <w:sz w:val="18"/>
          <w:szCs w:val="21"/>
        </w:rPr>
        <w:t>k t</w:t>
      </w:r>
      <w:r w:rsidRPr="00EF54AD">
        <w:rPr>
          <w:rFonts w:cs="Arial"/>
          <w:color w:val="040000"/>
          <w:sz w:val="18"/>
          <w:szCs w:val="21"/>
        </w:rPr>
        <w:t>omu</w:t>
      </w:r>
      <w:r w:rsidRPr="00EF54AD">
        <w:rPr>
          <w:rFonts w:cs="Arial"/>
          <w:color w:val="17110B"/>
          <w:sz w:val="18"/>
          <w:szCs w:val="21"/>
        </w:rPr>
        <w:t xml:space="preserve">, </w:t>
      </w:r>
      <w:r w:rsidRPr="00EF54AD">
        <w:rPr>
          <w:rFonts w:cs="Arial"/>
          <w:color w:val="040000"/>
          <w:sz w:val="18"/>
          <w:szCs w:val="21"/>
        </w:rPr>
        <w:t>ab</w:t>
      </w:r>
      <w:r w:rsidRPr="00EF54AD">
        <w:rPr>
          <w:rFonts w:cs="Arial"/>
          <w:color w:val="17110B"/>
          <w:sz w:val="18"/>
          <w:szCs w:val="21"/>
        </w:rPr>
        <w:t>y</w:t>
      </w:r>
      <w:r w:rsidR="0074578A" w:rsidRPr="00EF54AD">
        <w:rPr>
          <w:rFonts w:cs="Arial"/>
        </w:rPr>
        <w:t xml:space="preserve"> </w:t>
      </w:r>
      <w:r w:rsidR="000046B5">
        <w:rPr>
          <w:rFonts w:cs="Arial"/>
          <w:color w:val="17110B"/>
          <w:sz w:val="18"/>
          <w:szCs w:val="21"/>
        </w:rPr>
        <w:t>pokoj</w:t>
      </w:r>
      <w:r w:rsidR="000046B5" w:rsidRPr="00EF54AD">
        <w:rPr>
          <w:rFonts w:cs="Arial"/>
          <w:color w:val="17110B"/>
          <w:sz w:val="18"/>
          <w:szCs w:val="21"/>
        </w:rPr>
        <w:t xml:space="preserve"> </w:t>
      </w:r>
      <w:r w:rsidRPr="00EF54AD">
        <w:rPr>
          <w:rFonts w:cs="Arial"/>
          <w:color w:val="040000"/>
          <w:sz w:val="18"/>
          <w:szCs w:val="21"/>
        </w:rPr>
        <w:t>otevře</w:t>
      </w:r>
      <w:r w:rsidRPr="00EF54AD">
        <w:rPr>
          <w:rFonts w:cs="Arial"/>
          <w:color w:val="17110B"/>
          <w:sz w:val="18"/>
          <w:szCs w:val="21"/>
        </w:rPr>
        <w:t xml:space="preserve">l, </w:t>
      </w:r>
      <w:r w:rsidRPr="00EF54AD">
        <w:rPr>
          <w:rFonts w:cs="Arial"/>
          <w:color w:val="040000"/>
          <w:sz w:val="18"/>
          <w:szCs w:val="21"/>
        </w:rPr>
        <w:t>nechal vykl</w:t>
      </w:r>
      <w:r w:rsidRPr="00EF54AD">
        <w:rPr>
          <w:rFonts w:cs="Arial"/>
          <w:color w:val="17110B"/>
          <w:sz w:val="18"/>
          <w:szCs w:val="21"/>
        </w:rPr>
        <w:t>i</w:t>
      </w:r>
      <w:r w:rsidRPr="00EF54AD">
        <w:rPr>
          <w:rFonts w:cs="Arial"/>
          <w:color w:val="040000"/>
          <w:sz w:val="18"/>
          <w:szCs w:val="21"/>
        </w:rPr>
        <w:t>dit, případně</w:t>
      </w:r>
      <w:r w:rsidR="00863D0E">
        <w:rPr>
          <w:rFonts w:cs="Arial"/>
          <w:color w:val="040000"/>
          <w:sz w:val="18"/>
          <w:szCs w:val="21"/>
        </w:rPr>
        <w:t xml:space="preserve"> </w:t>
      </w:r>
      <w:r w:rsidRPr="00EF54AD">
        <w:rPr>
          <w:rFonts w:cs="Arial"/>
          <w:color w:val="040000"/>
          <w:sz w:val="18"/>
          <w:szCs w:val="21"/>
        </w:rPr>
        <w:t xml:space="preserve">věci v </w:t>
      </w:r>
      <w:r w:rsidR="00DE52A5" w:rsidRPr="00EF54AD">
        <w:rPr>
          <w:rFonts w:cs="Arial"/>
          <w:color w:val="040000"/>
          <w:sz w:val="18"/>
          <w:szCs w:val="21"/>
        </w:rPr>
        <w:t>ní</w:t>
      </w:r>
      <w:r w:rsidRPr="00EF54AD">
        <w:rPr>
          <w:rFonts w:cs="Arial"/>
          <w:color w:val="040000"/>
          <w:sz w:val="18"/>
          <w:szCs w:val="21"/>
        </w:rPr>
        <w:t xml:space="preserve"> nalezené uskladni</w:t>
      </w:r>
      <w:r w:rsidRPr="00EF54AD">
        <w:rPr>
          <w:rFonts w:cs="Arial"/>
          <w:color w:val="17110B"/>
          <w:sz w:val="18"/>
          <w:szCs w:val="21"/>
        </w:rPr>
        <w:t>l</w:t>
      </w:r>
      <w:r w:rsidRPr="00EF54AD">
        <w:rPr>
          <w:rFonts w:cs="Arial"/>
          <w:color w:val="040000"/>
          <w:sz w:val="18"/>
          <w:szCs w:val="21"/>
        </w:rPr>
        <w:t xml:space="preserve">, </w:t>
      </w:r>
      <w:r w:rsidRPr="00EF54AD">
        <w:rPr>
          <w:rFonts w:cs="Arial"/>
          <w:color w:val="17110B"/>
          <w:sz w:val="18"/>
          <w:szCs w:val="21"/>
        </w:rPr>
        <w:t>t</w:t>
      </w:r>
      <w:r w:rsidRPr="00EF54AD">
        <w:rPr>
          <w:rFonts w:cs="Arial"/>
          <w:color w:val="040000"/>
          <w:sz w:val="18"/>
          <w:szCs w:val="21"/>
        </w:rPr>
        <w:t xml:space="preserve">o </w:t>
      </w:r>
      <w:r w:rsidRPr="00EF54AD">
        <w:rPr>
          <w:rFonts w:cs="Arial"/>
          <w:color w:val="17110B"/>
          <w:sz w:val="18"/>
          <w:szCs w:val="21"/>
        </w:rPr>
        <w:t>v</w:t>
      </w:r>
      <w:r w:rsidRPr="00EF54AD">
        <w:rPr>
          <w:rFonts w:cs="Arial"/>
          <w:color w:val="040000"/>
          <w:sz w:val="18"/>
          <w:szCs w:val="21"/>
        </w:rPr>
        <w:t>še na ná</w:t>
      </w:r>
      <w:r w:rsidRPr="00EF54AD">
        <w:rPr>
          <w:rFonts w:cs="Arial"/>
          <w:sz w:val="18"/>
          <w:szCs w:val="21"/>
        </w:rPr>
        <w:t>klady nájemce.</w:t>
      </w:r>
      <w:r w:rsidR="008B5FA6" w:rsidRPr="00EF54AD">
        <w:rPr>
          <w:rFonts w:cs="Arial"/>
          <w:sz w:val="18"/>
          <w:szCs w:val="21"/>
        </w:rPr>
        <w:t xml:space="preserve"> </w:t>
      </w:r>
      <w:r w:rsidR="003C2FA6" w:rsidRPr="00EF54AD">
        <w:rPr>
          <w:rFonts w:cs="Arial"/>
          <w:sz w:val="18"/>
          <w:szCs w:val="21"/>
        </w:rPr>
        <w:t>V</w:t>
      </w:r>
      <w:r w:rsidR="008B5FA6" w:rsidRPr="00EF54AD">
        <w:rPr>
          <w:rFonts w:cs="Arial"/>
          <w:sz w:val="18"/>
          <w:szCs w:val="21"/>
        </w:rPr>
        <w:t> </w:t>
      </w:r>
      <w:r w:rsidR="00AC57CC" w:rsidRPr="00EF54AD">
        <w:rPr>
          <w:rFonts w:cs="Arial"/>
          <w:sz w:val="18"/>
          <w:szCs w:val="21"/>
        </w:rPr>
        <w:t>případ</w:t>
      </w:r>
      <w:r w:rsidR="003C2FA6" w:rsidRPr="00EF54AD">
        <w:rPr>
          <w:rFonts w:cs="Arial"/>
          <w:sz w:val="18"/>
          <w:szCs w:val="21"/>
        </w:rPr>
        <w:t>ě</w:t>
      </w:r>
      <w:r w:rsidR="00AC57CC" w:rsidRPr="00EF54AD">
        <w:rPr>
          <w:rFonts w:cs="Arial"/>
          <w:sz w:val="18"/>
          <w:szCs w:val="21"/>
        </w:rPr>
        <w:t xml:space="preserve"> porušení této povinnosti </w:t>
      </w:r>
      <w:r w:rsidR="00DF4DD1" w:rsidRPr="00EF54AD">
        <w:rPr>
          <w:rFonts w:cs="Arial"/>
          <w:sz w:val="18"/>
          <w:szCs w:val="21"/>
        </w:rPr>
        <w:t>je nájemce povinen uhradit pr</w:t>
      </w:r>
      <w:r w:rsidR="00330421" w:rsidRPr="00EF54AD">
        <w:rPr>
          <w:rFonts w:cs="Arial"/>
          <w:sz w:val="18"/>
          <w:szCs w:val="21"/>
        </w:rPr>
        <w:t>o</w:t>
      </w:r>
      <w:r w:rsidR="00DF4DD1" w:rsidRPr="00EF54AD">
        <w:rPr>
          <w:rFonts w:cs="Arial"/>
          <w:sz w:val="18"/>
          <w:szCs w:val="21"/>
        </w:rPr>
        <w:t>najímateli smluvní pokutu</w:t>
      </w:r>
      <w:r w:rsidR="003C2FA6" w:rsidRPr="00EF54AD">
        <w:rPr>
          <w:rFonts w:cs="Arial"/>
          <w:sz w:val="18"/>
          <w:szCs w:val="21"/>
        </w:rPr>
        <w:t xml:space="preserve"> dle § 2254 občanského zákoníku</w:t>
      </w:r>
      <w:r w:rsidR="00DF4DD1" w:rsidRPr="00EF54AD">
        <w:rPr>
          <w:rFonts w:cs="Arial"/>
          <w:sz w:val="18"/>
          <w:szCs w:val="21"/>
        </w:rPr>
        <w:t xml:space="preserve"> </w:t>
      </w:r>
      <w:r w:rsidR="00663857" w:rsidRPr="00EF54AD">
        <w:rPr>
          <w:rFonts w:cs="Arial"/>
          <w:sz w:val="18"/>
          <w:szCs w:val="21"/>
        </w:rPr>
        <w:t xml:space="preserve">až </w:t>
      </w:r>
      <w:r w:rsidR="00DF4DD1" w:rsidRPr="00EF54AD">
        <w:rPr>
          <w:rFonts w:cs="Arial"/>
          <w:sz w:val="18"/>
          <w:szCs w:val="21"/>
        </w:rPr>
        <w:t>ve výši 5000,- Kč a účelně vynaložené náklady na uveden</w:t>
      </w:r>
      <w:r w:rsidR="002864FA" w:rsidRPr="00EF54AD">
        <w:rPr>
          <w:rFonts w:cs="Arial"/>
          <w:sz w:val="18"/>
          <w:szCs w:val="21"/>
        </w:rPr>
        <w:t>í</w:t>
      </w:r>
      <w:r w:rsidR="00DF4DD1" w:rsidRPr="00EF54AD">
        <w:rPr>
          <w:rFonts w:cs="Arial"/>
          <w:sz w:val="18"/>
          <w:szCs w:val="21"/>
        </w:rPr>
        <w:t xml:space="preserve"> do původního stavu.</w:t>
      </w:r>
    </w:p>
    <w:p w14:paraId="5475C324" w14:textId="77777777" w:rsidR="00D6687F" w:rsidRPr="00EF54AD" w:rsidRDefault="00D6687F" w:rsidP="00D6687F">
      <w:pPr>
        <w:autoSpaceDE w:val="0"/>
        <w:spacing w:before="230" w:line="240" w:lineRule="exact"/>
        <w:ind w:right="14"/>
        <w:jc w:val="center"/>
        <w:rPr>
          <w:rFonts w:cs="Arial"/>
          <w:color w:val="17110B"/>
          <w:sz w:val="16"/>
        </w:rPr>
      </w:pPr>
      <w:r w:rsidRPr="00EF54AD">
        <w:rPr>
          <w:rFonts w:cs="Arial"/>
          <w:b/>
          <w:bCs/>
          <w:color w:val="17110B"/>
          <w:sz w:val="18"/>
          <w:szCs w:val="21"/>
        </w:rPr>
        <w:t>Člá</w:t>
      </w:r>
      <w:r w:rsidRPr="00EF54AD">
        <w:rPr>
          <w:rFonts w:cs="Arial"/>
          <w:b/>
          <w:bCs/>
          <w:color w:val="2C2722"/>
          <w:sz w:val="18"/>
          <w:szCs w:val="21"/>
        </w:rPr>
        <w:t>n</w:t>
      </w:r>
      <w:r w:rsidRPr="00EF54AD">
        <w:rPr>
          <w:rFonts w:cs="Arial"/>
          <w:b/>
          <w:bCs/>
          <w:color w:val="040000"/>
          <w:sz w:val="18"/>
          <w:szCs w:val="21"/>
        </w:rPr>
        <w:t>e</w:t>
      </w:r>
      <w:r w:rsidRPr="00EF54AD">
        <w:rPr>
          <w:rFonts w:cs="Arial"/>
          <w:b/>
          <w:bCs/>
          <w:color w:val="17110B"/>
          <w:sz w:val="18"/>
          <w:szCs w:val="21"/>
        </w:rPr>
        <w:t>k VI</w:t>
      </w:r>
      <w:r w:rsidRPr="00EF54AD">
        <w:rPr>
          <w:rFonts w:cs="Arial"/>
          <w:color w:val="17110B"/>
          <w:sz w:val="16"/>
        </w:rPr>
        <w:t>.</w:t>
      </w:r>
    </w:p>
    <w:p w14:paraId="235BD742" w14:textId="77777777" w:rsidR="00D6687F" w:rsidRPr="00EF54AD" w:rsidRDefault="00D6687F" w:rsidP="00D6687F">
      <w:pPr>
        <w:autoSpaceDE w:val="0"/>
        <w:spacing w:line="259" w:lineRule="exact"/>
        <w:ind w:right="14"/>
        <w:jc w:val="center"/>
        <w:rPr>
          <w:rFonts w:cs="Arial"/>
          <w:b/>
          <w:bCs/>
          <w:color w:val="17110B"/>
          <w:sz w:val="18"/>
          <w:szCs w:val="21"/>
        </w:rPr>
      </w:pPr>
      <w:r w:rsidRPr="00EF54AD">
        <w:rPr>
          <w:rFonts w:cs="Arial"/>
          <w:b/>
          <w:bCs/>
          <w:color w:val="17110B"/>
          <w:sz w:val="18"/>
          <w:szCs w:val="21"/>
        </w:rPr>
        <w:t>Doručování</w:t>
      </w:r>
    </w:p>
    <w:p w14:paraId="01FF08B9" w14:textId="77777777" w:rsidR="00D6687F" w:rsidRPr="00EF54AD" w:rsidRDefault="00D6687F" w:rsidP="00D6687F">
      <w:pPr>
        <w:numPr>
          <w:ilvl w:val="0"/>
          <w:numId w:val="7"/>
        </w:numPr>
        <w:autoSpaceDE w:val="0"/>
        <w:spacing w:before="240" w:line="254" w:lineRule="exact"/>
        <w:ind w:left="426" w:right="9" w:hanging="426"/>
        <w:rPr>
          <w:rFonts w:cs="Arial"/>
          <w:color w:val="040000"/>
          <w:sz w:val="18"/>
          <w:szCs w:val="21"/>
        </w:rPr>
      </w:pPr>
      <w:r w:rsidRPr="00EF54AD">
        <w:rPr>
          <w:rFonts w:cs="Arial"/>
          <w:color w:val="040000"/>
          <w:sz w:val="18"/>
          <w:szCs w:val="21"/>
        </w:rPr>
        <w:lastRenderedPageBreak/>
        <w:t>Nájemce je pov</w:t>
      </w:r>
      <w:r w:rsidRPr="00EF54AD">
        <w:rPr>
          <w:rFonts w:cs="Arial"/>
          <w:color w:val="17110B"/>
          <w:sz w:val="18"/>
          <w:szCs w:val="21"/>
        </w:rPr>
        <w:t>i</w:t>
      </w:r>
      <w:r w:rsidRPr="00EF54AD">
        <w:rPr>
          <w:rFonts w:cs="Arial"/>
          <w:color w:val="040000"/>
          <w:sz w:val="18"/>
          <w:szCs w:val="21"/>
        </w:rPr>
        <w:t>nen doručova</w:t>
      </w:r>
      <w:r w:rsidRPr="00EF54AD">
        <w:rPr>
          <w:rFonts w:cs="Arial"/>
          <w:color w:val="17110B"/>
          <w:sz w:val="18"/>
          <w:szCs w:val="21"/>
        </w:rPr>
        <w:t>t prona</w:t>
      </w:r>
      <w:r w:rsidRPr="00EF54AD">
        <w:rPr>
          <w:rFonts w:cs="Arial"/>
          <w:color w:val="2C2722"/>
          <w:sz w:val="18"/>
          <w:szCs w:val="21"/>
        </w:rPr>
        <w:t>j</w:t>
      </w:r>
      <w:r w:rsidRPr="00EF54AD">
        <w:rPr>
          <w:rFonts w:cs="Arial"/>
          <w:color w:val="17110B"/>
          <w:sz w:val="18"/>
          <w:szCs w:val="21"/>
        </w:rPr>
        <w:t>ím</w:t>
      </w:r>
      <w:r w:rsidRPr="00EF54AD">
        <w:rPr>
          <w:rFonts w:cs="Arial"/>
          <w:color w:val="040000"/>
          <w:sz w:val="18"/>
          <w:szCs w:val="21"/>
        </w:rPr>
        <w:t>ateli</w:t>
      </w:r>
      <w:r w:rsidRPr="00EF54AD">
        <w:rPr>
          <w:rFonts w:cs="Arial"/>
          <w:color w:val="17110B"/>
          <w:sz w:val="18"/>
          <w:szCs w:val="21"/>
        </w:rPr>
        <w:t xml:space="preserve"> p</w:t>
      </w:r>
      <w:r w:rsidRPr="00EF54AD">
        <w:rPr>
          <w:rFonts w:cs="Arial"/>
          <w:color w:val="040000"/>
          <w:sz w:val="18"/>
          <w:szCs w:val="21"/>
        </w:rPr>
        <w:t>ísemnost</w:t>
      </w:r>
      <w:r w:rsidRPr="00EF54AD">
        <w:rPr>
          <w:rFonts w:cs="Arial"/>
          <w:color w:val="17110B"/>
          <w:sz w:val="18"/>
          <w:szCs w:val="21"/>
        </w:rPr>
        <w:t xml:space="preserve">i </w:t>
      </w:r>
      <w:r w:rsidRPr="00EF54AD">
        <w:rPr>
          <w:rFonts w:cs="Arial"/>
          <w:color w:val="040000"/>
          <w:sz w:val="18"/>
          <w:szCs w:val="21"/>
        </w:rPr>
        <w:t>na adresu uvedenou v záh</w:t>
      </w:r>
      <w:r w:rsidRPr="00EF54AD">
        <w:rPr>
          <w:rFonts w:cs="Arial"/>
          <w:color w:val="17110B"/>
          <w:sz w:val="18"/>
          <w:szCs w:val="21"/>
        </w:rPr>
        <w:t>l</w:t>
      </w:r>
      <w:r w:rsidRPr="00EF54AD">
        <w:rPr>
          <w:rFonts w:cs="Arial"/>
          <w:color w:val="040000"/>
          <w:sz w:val="18"/>
          <w:szCs w:val="21"/>
        </w:rPr>
        <w:t>aví této smlouvy.</w:t>
      </w:r>
    </w:p>
    <w:p w14:paraId="629A3CB0" w14:textId="65BF5A32" w:rsidR="002202CA" w:rsidRPr="00EF54AD" w:rsidRDefault="00D6687F" w:rsidP="002202CA">
      <w:pPr>
        <w:numPr>
          <w:ilvl w:val="0"/>
          <w:numId w:val="7"/>
        </w:numPr>
        <w:autoSpaceDE w:val="0"/>
        <w:spacing w:before="240" w:line="254" w:lineRule="exact"/>
        <w:ind w:left="426" w:right="9" w:hanging="426"/>
        <w:rPr>
          <w:rFonts w:cs="Arial"/>
          <w:color w:val="040000"/>
          <w:sz w:val="18"/>
          <w:szCs w:val="21"/>
        </w:rPr>
      </w:pPr>
      <w:r w:rsidRPr="00EF54AD">
        <w:rPr>
          <w:rFonts w:cs="Arial"/>
          <w:color w:val="040000"/>
          <w:sz w:val="18"/>
          <w:szCs w:val="21"/>
        </w:rPr>
        <w:t>Pronajímatel je povinen doruč</w:t>
      </w:r>
      <w:r w:rsidRPr="00EF54AD">
        <w:rPr>
          <w:rFonts w:cs="Arial"/>
          <w:color w:val="060000"/>
          <w:sz w:val="18"/>
          <w:szCs w:val="21"/>
        </w:rPr>
        <w:t>ov</w:t>
      </w:r>
      <w:r w:rsidRPr="00EF54AD">
        <w:rPr>
          <w:rFonts w:cs="Arial"/>
          <w:color w:val="040000"/>
          <w:sz w:val="18"/>
          <w:szCs w:val="21"/>
        </w:rPr>
        <w:t>a</w:t>
      </w:r>
      <w:r w:rsidRPr="00EF54AD">
        <w:rPr>
          <w:rFonts w:cs="Arial"/>
          <w:color w:val="060000"/>
          <w:sz w:val="18"/>
          <w:szCs w:val="21"/>
        </w:rPr>
        <w:t>t n</w:t>
      </w:r>
      <w:r w:rsidRPr="00EF54AD">
        <w:rPr>
          <w:rFonts w:cs="Arial"/>
          <w:color w:val="040000"/>
          <w:sz w:val="18"/>
          <w:szCs w:val="21"/>
        </w:rPr>
        <w:t>áj</w:t>
      </w:r>
      <w:r w:rsidRPr="00EF54AD">
        <w:rPr>
          <w:rFonts w:cs="Arial"/>
          <w:color w:val="060000"/>
          <w:sz w:val="18"/>
          <w:szCs w:val="21"/>
        </w:rPr>
        <w:t>emc</w:t>
      </w:r>
      <w:r w:rsidRPr="00EF54AD">
        <w:rPr>
          <w:rFonts w:cs="Arial"/>
          <w:color w:val="040000"/>
          <w:sz w:val="18"/>
          <w:szCs w:val="21"/>
        </w:rPr>
        <w:t xml:space="preserve">i </w:t>
      </w:r>
      <w:r w:rsidRPr="00EF54AD">
        <w:rPr>
          <w:rFonts w:cs="Arial"/>
          <w:color w:val="060000"/>
          <w:sz w:val="18"/>
          <w:szCs w:val="21"/>
        </w:rPr>
        <w:t>p</w:t>
      </w:r>
      <w:r w:rsidRPr="00EF54AD">
        <w:rPr>
          <w:rFonts w:cs="Arial"/>
          <w:color w:val="040000"/>
          <w:sz w:val="18"/>
          <w:szCs w:val="21"/>
        </w:rPr>
        <w:t>í</w:t>
      </w:r>
      <w:r w:rsidRPr="00EF54AD">
        <w:rPr>
          <w:rFonts w:cs="Arial"/>
          <w:color w:val="060000"/>
          <w:sz w:val="18"/>
          <w:szCs w:val="21"/>
        </w:rPr>
        <w:t>s</w:t>
      </w:r>
      <w:r w:rsidRPr="00EF54AD">
        <w:rPr>
          <w:rFonts w:cs="Arial"/>
          <w:color w:val="040000"/>
          <w:sz w:val="18"/>
          <w:szCs w:val="21"/>
        </w:rPr>
        <w:t>e</w:t>
      </w:r>
      <w:r w:rsidRPr="00EF54AD">
        <w:rPr>
          <w:rFonts w:cs="Arial"/>
          <w:color w:val="060000"/>
          <w:sz w:val="18"/>
          <w:szCs w:val="21"/>
        </w:rPr>
        <w:t>mnos</w:t>
      </w:r>
      <w:r w:rsidRPr="00EF54AD">
        <w:rPr>
          <w:rFonts w:cs="Arial"/>
          <w:color w:val="040000"/>
          <w:sz w:val="18"/>
          <w:szCs w:val="21"/>
        </w:rPr>
        <w:t>t</w:t>
      </w:r>
      <w:r w:rsidRPr="00EF54AD">
        <w:rPr>
          <w:rFonts w:cs="Arial"/>
          <w:color w:val="060000"/>
          <w:sz w:val="18"/>
          <w:szCs w:val="21"/>
        </w:rPr>
        <w:t>i na adr</w:t>
      </w:r>
      <w:r w:rsidRPr="00EF54AD">
        <w:rPr>
          <w:rFonts w:cs="Arial"/>
          <w:color w:val="040000"/>
          <w:sz w:val="18"/>
          <w:szCs w:val="21"/>
        </w:rPr>
        <w:t>e</w:t>
      </w:r>
      <w:r w:rsidRPr="00EF54AD">
        <w:rPr>
          <w:rFonts w:cs="Arial"/>
          <w:color w:val="060000"/>
          <w:sz w:val="18"/>
          <w:szCs w:val="21"/>
        </w:rPr>
        <w:t>su budovy</w:t>
      </w:r>
      <w:r w:rsidRPr="00EF54AD">
        <w:rPr>
          <w:rFonts w:cs="Arial"/>
          <w:color w:val="040000"/>
          <w:sz w:val="18"/>
          <w:szCs w:val="21"/>
        </w:rPr>
        <w:t>, nebo na adresu bydliště uvedenou v záhlaví této smlouvy.</w:t>
      </w:r>
      <w:r w:rsidR="002202CA" w:rsidRPr="00EF54AD">
        <w:rPr>
          <w:rFonts w:cs="Arial"/>
          <w:color w:val="040000"/>
          <w:sz w:val="18"/>
          <w:szCs w:val="21"/>
        </w:rPr>
        <w:t xml:space="preserve"> </w:t>
      </w:r>
    </w:p>
    <w:p w14:paraId="3B13405E" w14:textId="2A0EE742" w:rsidR="00D122BE" w:rsidRPr="00EF54AD" w:rsidRDefault="00D122BE" w:rsidP="002202CA">
      <w:pPr>
        <w:autoSpaceDE w:val="0"/>
        <w:spacing w:line="259" w:lineRule="exact"/>
        <w:ind w:right="14"/>
        <w:jc w:val="center"/>
        <w:rPr>
          <w:rFonts w:cs="Arial"/>
          <w:b/>
          <w:bCs/>
          <w:color w:val="17110B"/>
          <w:sz w:val="18"/>
          <w:szCs w:val="21"/>
        </w:rPr>
      </w:pPr>
    </w:p>
    <w:p w14:paraId="4D59468F" w14:textId="1ECBDA45" w:rsidR="00D6687F" w:rsidRPr="00EF54AD" w:rsidRDefault="00D6687F" w:rsidP="00D6687F">
      <w:pPr>
        <w:autoSpaceDE w:val="0"/>
        <w:spacing w:before="230" w:line="240" w:lineRule="exact"/>
        <w:ind w:right="14"/>
        <w:jc w:val="center"/>
        <w:rPr>
          <w:rFonts w:cs="Arial"/>
          <w:color w:val="17110B"/>
          <w:sz w:val="16"/>
        </w:rPr>
      </w:pPr>
      <w:r w:rsidRPr="00EF54AD">
        <w:rPr>
          <w:rFonts w:cs="Arial"/>
          <w:b/>
          <w:bCs/>
          <w:color w:val="17110B"/>
          <w:sz w:val="18"/>
          <w:szCs w:val="21"/>
        </w:rPr>
        <w:t>Člá</w:t>
      </w:r>
      <w:r w:rsidRPr="00EF54AD">
        <w:rPr>
          <w:rFonts w:cs="Arial"/>
          <w:b/>
          <w:bCs/>
          <w:color w:val="2C2722"/>
          <w:sz w:val="18"/>
          <w:szCs w:val="21"/>
        </w:rPr>
        <w:t>n</w:t>
      </w:r>
      <w:r w:rsidRPr="00EF54AD">
        <w:rPr>
          <w:rFonts w:cs="Arial"/>
          <w:b/>
          <w:bCs/>
          <w:color w:val="040000"/>
          <w:sz w:val="18"/>
          <w:szCs w:val="21"/>
        </w:rPr>
        <w:t>e</w:t>
      </w:r>
      <w:r w:rsidRPr="00EF54AD">
        <w:rPr>
          <w:rFonts w:cs="Arial"/>
          <w:b/>
          <w:bCs/>
          <w:color w:val="17110B"/>
          <w:sz w:val="18"/>
          <w:szCs w:val="21"/>
        </w:rPr>
        <w:t>k VII</w:t>
      </w:r>
      <w:r w:rsidRPr="00EF54AD">
        <w:rPr>
          <w:rFonts w:cs="Arial"/>
          <w:color w:val="17110B"/>
          <w:sz w:val="16"/>
        </w:rPr>
        <w:t>.</w:t>
      </w:r>
    </w:p>
    <w:p w14:paraId="4FF77315" w14:textId="77777777" w:rsidR="00D6687F" w:rsidRPr="00EF54AD" w:rsidRDefault="00D6687F" w:rsidP="00D6687F">
      <w:pPr>
        <w:autoSpaceDE w:val="0"/>
        <w:spacing w:line="259" w:lineRule="exact"/>
        <w:ind w:right="14"/>
        <w:jc w:val="center"/>
        <w:rPr>
          <w:rFonts w:cs="Arial"/>
          <w:b/>
          <w:bCs/>
          <w:color w:val="17110B"/>
          <w:sz w:val="18"/>
          <w:szCs w:val="21"/>
        </w:rPr>
      </w:pPr>
      <w:r w:rsidRPr="00EF54AD">
        <w:rPr>
          <w:rFonts w:cs="Arial"/>
          <w:b/>
          <w:bCs/>
          <w:color w:val="17110B"/>
          <w:sz w:val="18"/>
          <w:szCs w:val="21"/>
        </w:rPr>
        <w:t>Závěrečná ustanovení</w:t>
      </w:r>
    </w:p>
    <w:p w14:paraId="3AA62499" w14:textId="77777777" w:rsidR="00D6687F" w:rsidRPr="00EF54AD" w:rsidRDefault="00D6687F" w:rsidP="00D6687F">
      <w:pPr>
        <w:numPr>
          <w:ilvl w:val="0"/>
          <w:numId w:val="9"/>
        </w:numPr>
        <w:autoSpaceDE w:val="0"/>
        <w:spacing w:before="240" w:line="254" w:lineRule="exact"/>
        <w:ind w:left="426" w:right="9" w:hanging="426"/>
        <w:rPr>
          <w:rFonts w:cs="Arial"/>
          <w:color w:val="22201D"/>
          <w:sz w:val="18"/>
          <w:szCs w:val="21"/>
        </w:rPr>
      </w:pPr>
      <w:r w:rsidRPr="00EF54AD">
        <w:rPr>
          <w:rFonts w:cs="Arial"/>
          <w:color w:val="040000"/>
          <w:sz w:val="18"/>
          <w:szCs w:val="21"/>
        </w:rPr>
        <w:t>Tato smlouva nabýv</w:t>
      </w:r>
      <w:r w:rsidRPr="00EF54AD">
        <w:rPr>
          <w:rFonts w:cs="Arial"/>
          <w:color w:val="060000"/>
          <w:sz w:val="18"/>
          <w:szCs w:val="21"/>
        </w:rPr>
        <w:t xml:space="preserve">á </w:t>
      </w:r>
      <w:r w:rsidRPr="00EF54AD">
        <w:rPr>
          <w:rFonts w:cs="Arial"/>
          <w:color w:val="040000"/>
          <w:sz w:val="18"/>
          <w:szCs w:val="21"/>
        </w:rPr>
        <w:t xml:space="preserve">platnosti a </w:t>
      </w:r>
      <w:r w:rsidRPr="00EF54AD">
        <w:rPr>
          <w:rFonts w:cs="Arial"/>
          <w:color w:val="060000"/>
          <w:sz w:val="18"/>
          <w:szCs w:val="21"/>
        </w:rPr>
        <w:t>úč</w:t>
      </w:r>
      <w:r w:rsidRPr="00EF54AD">
        <w:rPr>
          <w:rFonts w:cs="Arial"/>
          <w:color w:val="040000"/>
          <w:sz w:val="18"/>
          <w:szCs w:val="21"/>
        </w:rPr>
        <w:t>in</w:t>
      </w:r>
      <w:r w:rsidRPr="00EF54AD">
        <w:rPr>
          <w:rFonts w:cs="Arial"/>
          <w:color w:val="060000"/>
          <w:sz w:val="18"/>
          <w:szCs w:val="21"/>
        </w:rPr>
        <w:t>n</w:t>
      </w:r>
      <w:r w:rsidRPr="00EF54AD">
        <w:rPr>
          <w:rFonts w:cs="Arial"/>
          <w:color w:val="040000"/>
          <w:sz w:val="18"/>
          <w:szCs w:val="21"/>
        </w:rPr>
        <w:t>osti dn</w:t>
      </w:r>
      <w:r w:rsidRPr="00EF54AD">
        <w:rPr>
          <w:rFonts w:cs="Arial"/>
          <w:color w:val="060000"/>
          <w:sz w:val="18"/>
          <w:szCs w:val="21"/>
        </w:rPr>
        <w:t>em p</w:t>
      </w:r>
      <w:r w:rsidRPr="00EF54AD">
        <w:rPr>
          <w:rFonts w:cs="Arial"/>
          <w:color w:val="040000"/>
          <w:sz w:val="18"/>
          <w:szCs w:val="21"/>
        </w:rPr>
        <w:t>o</w:t>
      </w:r>
      <w:r w:rsidRPr="00EF54AD">
        <w:rPr>
          <w:rFonts w:cs="Arial"/>
          <w:color w:val="060000"/>
          <w:sz w:val="18"/>
          <w:szCs w:val="21"/>
        </w:rPr>
        <w:t>dp</w:t>
      </w:r>
      <w:r w:rsidRPr="00EF54AD">
        <w:rPr>
          <w:rFonts w:cs="Arial"/>
          <w:color w:val="040000"/>
          <w:sz w:val="18"/>
          <w:szCs w:val="21"/>
        </w:rPr>
        <w:t>i</w:t>
      </w:r>
      <w:r w:rsidRPr="00EF54AD">
        <w:rPr>
          <w:rFonts w:cs="Arial"/>
          <w:color w:val="060000"/>
          <w:sz w:val="18"/>
          <w:szCs w:val="21"/>
        </w:rPr>
        <w:t>s</w:t>
      </w:r>
      <w:r w:rsidRPr="00EF54AD">
        <w:rPr>
          <w:rFonts w:cs="Arial"/>
          <w:color w:val="040000"/>
          <w:sz w:val="18"/>
          <w:szCs w:val="21"/>
        </w:rPr>
        <w:t xml:space="preserve">u </w:t>
      </w:r>
      <w:r w:rsidRPr="00EF54AD">
        <w:rPr>
          <w:rFonts w:cs="Arial"/>
          <w:color w:val="060000"/>
          <w:sz w:val="18"/>
          <w:szCs w:val="21"/>
        </w:rPr>
        <w:t>sm</w:t>
      </w:r>
      <w:r w:rsidRPr="00EF54AD">
        <w:rPr>
          <w:rFonts w:cs="Arial"/>
          <w:color w:val="040000"/>
          <w:sz w:val="18"/>
          <w:szCs w:val="21"/>
        </w:rPr>
        <w:t>l</w:t>
      </w:r>
      <w:r w:rsidRPr="00EF54AD">
        <w:rPr>
          <w:rFonts w:cs="Arial"/>
          <w:color w:val="060000"/>
          <w:sz w:val="18"/>
          <w:szCs w:val="21"/>
        </w:rPr>
        <w:t>uvn</w:t>
      </w:r>
      <w:r w:rsidRPr="00EF54AD">
        <w:rPr>
          <w:rFonts w:cs="Arial"/>
          <w:color w:val="040000"/>
          <w:sz w:val="18"/>
          <w:szCs w:val="21"/>
        </w:rPr>
        <w:t>ích s</w:t>
      </w:r>
      <w:r w:rsidRPr="00EF54AD">
        <w:rPr>
          <w:rFonts w:cs="Arial"/>
          <w:color w:val="060000"/>
          <w:sz w:val="18"/>
          <w:szCs w:val="21"/>
        </w:rPr>
        <w:t>t</w:t>
      </w:r>
      <w:r w:rsidRPr="00EF54AD">
        <w:rPr>
          <w:rFonts w:cs="Arial"/>
          <w:color w:val="040000"/>
          <w:sz w:val="18"/>
          <w:szCs w:val="21"/>
        </w:rPr>
        <w:t>ran</w:t>
      </w:r>
      <w:r w:rsidRPr="00EF54AD">
        <w:rPr>
          <w:rFonts w:cs="Arial"/>
          <w:color w:val="22201D"/>
          <w:sz w:val="18"/>
          <w:szCs w:val="21"/>
        </w:rPr>
        <w:t>.</w:t>
      </w:r>
    </w:p>
    <w:p w14:paraId="21516E49" w14:textId="6AA10B11" w:rsidR="00D6687F" w:rsidRPr="00EF54AD" w:rsidRDefault="00D6687F" w:rsidP="00D6687F">
      <w:pPr>
        <w:numPr>
          <w:ilvl w:val="0"/>
          <w:numId w:val="9"/>
        </w:numPr>
        <w:autoSpaceDE w:val="0"/>
        <w:spacing w:before="240" w:line="254" w:lineRule="exact"/>
        <w:ind w:left="426" w:right="9" w:hanging="426"/>
        <w:rPr>
          <w:rFonts w:cs="Arial"/>
          <w:color w:val="060000"/>
          <w:sz w:val="18"/>
          <w:szCs w:val="21"/>
        </w:rPr>
      </w:pPr>
      <w:r w:rsidRPr="00EF54AD">
        <w:rPr>
          <w:rFonts w:cs="Arial"/>
          <w:color w:val="040000"/>
          <w:sz w:val="18"/>
          <w:szCs w:val="21"/>
        </w:rPr>
        <w:t>Smluvní strany se dohod</w:t>
      </w:r>
      <w:r w:rsidRPr="00EF54AD">
        <w:rPr>
          <w:rFonts w:cs="Arial"/>
          <w:color w:val="060000"/>
          <w:sz w:val="18"/>
          <w:szCs w:val="21"/>
        </w:rPr>
        <w:t>l</w:t>
      </w:r>
      <w:r w:rsidRPr="00EF54AD">
        <w:rPr>
          <w:rFonts w:cs="Arial"/>
          <w:color w:val="040000"/>
          <w:sz w:val="18"/>
          <w:szCs w:val="21"/>
        </w:rPr>
        <w:t>y</w:t>
      </w:r>
      <w:r w:rsidRPr="00EF54AD">
        <w:rPr>
          <w:rFonts w:cs="Arial"/>
          <w:color w:val="060000"/>
          <w:sz w:val="18"/>
          <w:szCs w:val="21"/>
        </w:rPr>
        <w:t xml:space="preserve">, </w:t>
      </w:r>
      <w:r w:rsidRPr="00EF54AD">
        <w:rPr>
          <w:rFonts w:cs="Arial"/>
          <w:color w:val="040000"/>
          <w:sz w:val="18"/>
          <w:szCs w:val="21"/>
        </w:rPr>
        <w:t>že v nálež</w:t>
      </w:r>
      <w:r w:rsidRPr="00EF54AD">
        <w:rPr>
          <w:rFonts w:cs="Arial"/>
          <w:color w:val="060000"/>
          <w:sz w:val="18"/>
          <w:szCs w:val="21"/>
        </w:rPr>
        <w:t>i</w:t>
      </w:r>
      <w:r w:rsidRPr="00EF54AD">
        <w:rPr>
          <w:rFonts w:cs="Arial"/>
          <w:color w:val="040000"/>
          <w:sz w:val="18"/>
          <w:szCs w:val="21"/>
        </w:rPr>
        <w:t>tos</w:t>
      </w:r>
      <w:r w:rsidRPr="00EF54AD">
        <w:rPr>
          <w:rFonts w:cs="Arial"/>
          <w:color w:val="060000"/>
          <w:sz w:val="18"/>
          <w:szCs w:val="21"/>
        </w:rPr>
        <w:t>t</w:t>
      </w:r>
      <w:r w:rsidRPr="00EF54AD">
        <w:rPr>
          <w:rFonts w:cs="Arial"/>
          <w:color w:val="040000"/>
          <w:sz w:val="18"/>
          <w:szCs w:val="21"/>
        </w:rPr>
        <w:t>ec</w:t>
      </w:r>
      <w:r w:rsidRPr="00EF54AD">
        <w:rPr>
          <w:rFonts w:cs="Arial"/>
          <w:color w:val="060000"/>
          <w:sz w:val="18"/>
          <w:szCs w:val="21"/>
        </w:rPr>
        <w:t xml:space="preserve">h </w:t>
      </w:r>
      <w:r w:rsidRPr="00EF54AD">
        <w:rPr>
          <w:rFonts w:cs="Arial"/>
          <w:color w:val="040000"/>
          <w:sz w:val="18"/>
          <w:szCs w:val="21"/>
        </w:rPr>
        <w:t>tou</w:t>
      </w:r>
      <w:r w:rsidRPr="00EF54AD">
        <w:rPr>
          <w:rFonts w:cs="Arial"/>
          <w:color w:val="060000"/>
          <w:sz w:val="18"/>
          <w:szCs w:val="21"/>
        </w:rPr>
        <w:t xml:space="preserve">to </w:t>
      </w:r>
      <w:r w:rsidRPr="00EF54AD">
        <w:rPr>
          <w:rFonts w:cs="Arial"/>
          <w:color w:val="040000"/>
          <w:sz w:val="18"/>
          <w:szCs w:val="21"/>
        </w:rPr>
        <w:t>s</w:t>
      </w:r>
      <w:r w:rsidRPr="00EF54AD">
        <w:rPr>
          <w:rFonts w:cs="Arial"/>
          <w:color w:val="060000"/>
          <w:sz w:val="18"/>
          <w:szCs w:val="21"/>
        </w:rPr>
        <w:t>ml</w:t>
      </w:r>
      <w:r w:rsidRPr="00EF54AD">
        <w:rPr>
          <w:rFonts w:cs="Arial"/>
          <w:color w:val="040000"/>
          <w:sz w:val="18"/>
          <w:szCs w:val="21"/>
        </w:rPr>
        <w:t>ou</w:t>
      </w:r>
      <w:r w:rsidRPr="00EF54AD">
        <w:rPr>
          <w:rFonts w:cs="Arial"/>
          <w:color w:val="060000"/>
          <w:sz w:val="18"/>
          <w:szCs w:val="21"/>
        </w:rPr>
        <w:t>v</w:t>
      </w:r>
      <w:r w:rsidRPr="00EF54AD">
        <w:rPr>
          <w:rFonts w:cs="Arial"/>
          <w:color w:val="040000"/>
          <w:sz w:val="18"/>
          <w:szCs w:val="21"/>
        </w:rPr>
        <w:t>o</w:t>
      </w:r>
      <w:r w:rsidRPr="00EF54AD">
        <w:rPr>
          <w:rFonts w:cs="Arial"/>
          <w:color w:val="060000"/>
          <w:sz w:val="18"/>
          <w:szCs w:val="21"/>
        </w:rPr>
        <w:t xml:space="preserve">u </w:t>
      </w:r>
      <w:r w:rsidRPr="00EF54AD">
        <w:rPr>
          <w:rFonts w:cs="Arial"/>
          <w:color w:val="040000"/>
          <w:sz w:val="18"/>
          <w:szCs w:val="21"/>
        </w:rPr>
        <w:t>přímo neu</w:t>
      </w:r>
      <w:r w:rsidRPr="00EF54AD">
        <w:rPr>
          <w:rFonts w:cs="Arial"/>
          <w:color w:val="060000"/>
          <w:sz w:val="18"/>
          <w:szCs w:val="21"/>
        </w:rPr>
        <w:t>p</w:t>
      </w:r>
      <w:r w:rsidRPr="00EF54AD">
        <w:rPr>
          <w:rFonts w:cs="Arial"/>
          <w:color w:val="040000"/>
          <w:sz w:val="18"/>
          <w:szCs w:val="21"/>
        </w:rPr>
        <w:t>ravených se je</w:t>
      </w:r>
      <w:r w:rsidRPr="00EF54AD">
        <w:rPr>
          <w:rFonts w:cs="Arial"/>
          <w:color w:val="060000"/>
          <w:sz w:val="18"/>
          <w:szCs w:val="21"/>
        </w:rPr>
        <w:t>j</w:t>
      </w:r>
      <w:r w:rsidRPr="00EF54AD">
        <w:rPr>
          <w:rFonts w:cs="Arial"/>
          <w:color w:val="040000"/>
          <w:sz w:val="18"/>
          <w:szCs w:val="21"/>
        </w:rPr>
        <w:t>ich vzájemné vztahy budou řídit přís</w:t>
      </w:r>
      <w:r w:rsidRPr="00EF54AD">
        <w:rPr>
          <w:rFonts w:cs="Arial"/>
          <w:color w:val="060000"/>
          <w:sz w:val="18"/>
          <w:szCs w:val="21"/>
        </w:rPr>
        <w:t>l</w:t>
      </w:r>
      <w:r w:rsidRPr="00EF54AD">
        <w:rPr>
          <w:rFonts w:cs="Arial"/>
          <w:color w:val="040000"/>
          <w:sz w:val="18"/>
          <w:szCs w:val="21"/>
        </w:rPr>
        <w:t>ušným</w:t>
      </w:r>
      <w:r w:rsidRPr="00EF54AD">
        <w:rPr>
          <w:rFonts w:cs="Arial"/>
          <w:color w:val="060000"/>
          <w:sz w:val="18"/>
          <w:szCs w:val="21"/>
        </w:rPr>
        <w:t>i usta</w:t>
      </w:r>
      <w:r w:rsidRPr="00EF54AD">
        <w:rPr>
          <w:rFonts w:cs="Arial"/>
          <w:color w:val="040000"/>
          <w:sz w:val="18"/>
          <w:szCs w:val="21"/>
        </w:rPr>
        <w:t>no</w:t>
      </w:r>
      <w:r w:rsidRPr="00EF54AD">
        <w:rPr>
          <w:rFonts w:cs="Arial"/>
          <w:color w:val="060000"/>
          <w:sz w:val="18"/>
          <w:szCs w:val="21"/>
        </w:rPr>
        <w:t>vením</w:t>
      </w:r>
      <w:r w:rsidRPr="00EF54AD">
        <w:rPr>
          <w:rFonts w:cs="Arial"/>
          <w:color w:val="040000"/>
          <w:sz w:val="18"/>
          <w:szCs w:val="21"/>
        </w:rPr>
        <w:t xml:space="preserve">i </w:t>
      </w:r>
      <w:r w:rsidRPr="00EF54AD">
        <w:rPr>
          <w:rFonts w:cs="Arial"/>
          <w:color w:val="060000"/>
          <w:sz w:val="18"/>
          <w:szCs w:val="21"/>
        </w:rPr>
        <w:t>o</w:t>
      </w:r>
      <w:r w:rsidRPr="00EF54AD">
        <w:rPr>
          <w:rFonts w:cs="Arial"/>
          <w:color w:val="040000"/>
          <w:sz w:val="18"/>
          <w:szCs w:val="21"/>
        </w:rPr>
        <w:t>bč</w:t>
      </w:r>
      <w:r w:rsidRPr="00EF54AD">
        <w:rPr>
          <w:rFonts w:cs="Arial"/>
          <w:color w:val="060000"/>
          <w:sz w:val="18"/>
          <w:szCs w:val="21"/>
        </w:rPr>
        <w:t>a</w:t>
      </w:r>
      <w:r w:rsidRPr="00EF54AD">
        <w:rPr>
          <w:rFonts w:cs="Arial"/>
          <w:color w:val="040000"/>
          <w:sz w:val="18"/>
          <w:szCs w:val="21"/>
        </w:rPr>
        <w:t>nského záko</w:t>
      </w:r>
      <w:r w:rsidRPr="00EF54AD">
        <w:rPr>
          <w:rFonts w:cs="Arial"/>
          <w:color w:val="060000"/>
          <w:sz w:val="18"/>
          <w:szCs w:val="21"/>
        </w:rPr>
        <w:t>ní</w:t>
      </w:r>
      <w:r w:rsidRPr="00EF54AD">
        <w:rPr>
          <w:rFonts w:cs="Arial"/>
          <w:color w:val="040000"/>
          <w:sz w:val="18"/>
          <w:szCs w:val="21"/>
        </w:rPr>
        <w:t>k</w:t>
      </w:r>
      <w:r w:rsidRPr="00EF54AD">
        <w:rPr>
          <w:rFonts w:cs="Arial"/>
          <w:color w:val="060000"/>
          <w:sz w:val="18"/>
          <w:szCs w:val="21"/>
        </w:rPr>
        <w:t>u a př</w:t>
      </w:r>
      <w:r w:rsidRPr="00EF54AD">
        <w:rPr>
          <w:rFonts w:cs="Arial"/>
          <w:color w:val="040000"/>
          <w:sz w:val="18"/>
          <w:szCs w:val="21"/>
        </w:rPr>
        <w:t>ed</w:t>
      </w:r>
      <w:r w:rsidRPr="00EF54AD">
        <w:rPr>
          <w:rFonts w:cs="Arial"/>
          <w:color w:val="060000"/>
          <w:sz w:val="18"/>
          <w:szCs w:val="21"/>
        </w:rPr>
        <w:t>p</w:t>
      </w:r>
      <w:r w:rsidRPr="00EF54AD">
        <w:rPr>
          <w:rFonts w:cs="Arial"/>
          <w:color w:val="040000"/>
          <w:sz w:val="18"/>
          <w:szCs w:val="21"/>
        </w:rPr>
        <w:t>i</w:t>
      </w:r>
      <w:r w:rsidRPr="00EF54AD">
        <w:rPr>
          <w:rFonts w:cs="Arial"/>
          <w:color w:val="060000"/>
          <w:sz w:val="18"/>
          <w:szCs w:val="21"/>
        </w:rPr>
        <w:t>sů</w:t>
      </w:r>
      <w:r w:rsidR="00A82333">
        <w:rPr>
          <w:rFonts w:cs="Arial"/>
          <w:color w:val="060000"/>
          <w:sz w:val="18"/>
          <w:szCs w:val="21"/>
        </w:rPr>
        <w:t xml:space="preserve"> </w:t>
      </w:r>
      <w:r w:rsidRPr="00EF54AD">
        <w:rPr>
          <w:rFonts w:cs="Arial"/>
          <w:color w:val="040000"/>
          <w:sz w:val="18"/>
          <w:szCs w:val="21"/>
        </w:rPr>
        <w:t>souvisejíc</w:t>
      </w:r>
      <w:r w:rsidRPr="00EF54AD">
        <w:rPr>
          <w:rFonts w:cs="Arial"/>
          <w:color w:val="060000"/>
          <w:sz w:val="18"/>
          <w:szCs w:val="21"/>
        </w:rPr>
        <w:t>í</w:t>
      </w:r>
      <w:r w:rsidRPr="00EF54AD">
        <w:rPr>
          <w:rFonts w:cs="Arial"/>
          <w:color w:val="040000"/>
          <w:sz w:val="18"/>
          <w:szCs w:val="21"/>
        </w:rPr>
        <w:t>ch</w:t>
      </w:r>
      <w:r w:rsidRPr="00EF54AD">
        <w:rPr>
          <w:rFonts w:cs="Arial"/>
          <w:color w:val="060000"/>
          <w:sz w:val="18"/>
          <w:szCs w:val="21"/>
        </w:rPr>
        <w:t>.</w:t>
      </w:r>
    </w:p>
    <w:p w14:paraId="5D89BEF7" w14:textId="77777777" w:rsidR="00D6687F" w:rsidRPr="00EF54AD" w:rsidRDefault="00D6687F" w:rsidP="00D6687F">
      <w:pPr>
        <w:numPr>
          <w:ilvl w:val="0"/>
          <w:numId w:val="9"/>
        </w:numPr>
        <w:autoSpaceDE w:val="0"/>
        <w:spacing w:before="240" w:line="254" w:lineRule="exact"/>
        <w:ind w:left="426" w:right="9" w:hanging="426"/>
        <w:rPr>
          <w:rFonts w:cs="Arial"/>
          <w:color w:val="000000"/>
          <w:sz w:val="18"/>
          <w:szCs w:val="21"/>
        </w:rPr>
      </w:pPr>
      <w:r w:rsidRPr="00EF54AD">
        <w:rPr>
          <w:rFonts w:cs="Arial"/>
          <w:color w:val="040000"/>
          <w:sz w:val="18"/>
          <w:szCs w:val="21"/>
        </w:rPr>
        <w:t>Tato smlouva se vyhotovu</w:t>
      </w:r>
      <w:r w:rsidRPr="00EF54AD">
        <w:rPr>
          <w:rFonts w:cs="Arial"/>
          <w:color w:val="060000"/>
          <w:sz w:val="18"/>
          <w:szCs w:val="21"/>
        </w:rPr>
        <w:t>j</w:t>
      </w:r>
      <w:r w:rsidRPr="00EF54AD">
        <w:rPr>
          <w:rFonts w:cs="Arial"/>
          <w:color w:val="040000"/>
          <w:sz w:val="18"/>
          <w:szCs w:val="21"/>
        </w:rPr>
        <w:t>e ve dvo</w:t>
      </w:r>
      <w:r w:rsidRPr="00EF54AD">
        <w:rPr>
          <w:rFonts w:cs="Arial"/>
          <w:color w:val="060000"/>
          <w:sz w:val="18"/>
          <w:szCs w:val="21"/>
        </w:rPr>
        <w:t xml:space="preserve">u </w:t>
      </w:r>
      <w:r w:rsidRPr="00EF54AD">
        <w:rPr>
          <w:rFonts w:cs="Arial"/>
          <w:color w:val="040000"/>
          <w:sz w:val="18"/>
          <w:szCs w:val="21"/>
        </w:rPr>
        <w:t xml:space="preserve">stejnopisech </w:t>
      </w:r>
      <w:r w:rsidRPr="00EF54AD">
        <w:rPr>
          <w:rFonts w:cs="Arial"/>
          <w:color w:val="060000"/>
          <w:sz w:val="18"/>
          <w:szCs w:val="21"/>
        </w:rPr>
        <w:t>s platn</w:t>
      </w:r>
      <w:r w:rsidRPr="00EF54AD">
        <w:rPr>
          <w:rFonts w:cs="Arial"/>
          <w:color w:val="040000"/>
          <w:sz w:val="18"/>
          <w:szCs w:val="21"/>
        </w:rPr>
        <w:t>o</w:t>
      </w:r>
      <w:r w:rsidRPr="00EF54AD">
        <w:rPr>
          <w:rFonts w:cs="Arial"/>
          <w:color w:val="060000"/>
          <w:sz w:val="18"/>
          <w:szCs w:val="21"/>
        </w:rPr>
        <w:t>stí o</w:t>
      </w:r>
      <w:r w:rsidRPr="00EF54AD">
        <w:rPr>
          <w:rFonts w:cs="Arial"/>
          <w:color w:val="040000"/>
          <w:sz w:val="18"/>
          <w:szCs w:val="21"/>
        </w:rPr>
        <w:t>r</w:t>
      </w:r>
      <w:r w:rsidRPr="00EF54AD">
        <w:rPr>
          <w:rFonts w:cs="Arial"/>
          <w:color w:val="060000"/>
          <w:sz w:val="18"/>
          <w:szCs w:val="21"/>
        </w:rPr>
        <w:t>i</w:t>
      </w:r>
      <w:r w:rsidRPr="00EF54AD">
        <w:rPr>
          <w:rFonts w:cs="Arial"/>
          <w:color w:val="040000"/>
          <w:sz w:val="18"/>
          <w:szCs w:val="21"/>
        </w:rPr>
        <w:t>giná</w:t>
      </w:r>
      <w:r w:rsidRPr="00EF54AD">
        <w:rPr>
          <w:rFonts w:cs="Arial"/>
          <w:color w:val="060000"/>
          <w:sz w:val="18"/>
          <w:szCs w:val="21"/>
        </w:rPr>
        <w:t>l</w:t>
      </w:r>
      <w:r w:rsidRPr="00EF54AD">
        <w:rPr>
          <w:rFonts w:cs="Arial"/>
          <w:color w:val="040000"/>
          <w:sz w:val="18"/>
          <w:szCs w:val="21"/>
        </w:rPr>
        <w:t>u</w:t>
      </w:r>
      <w:r w:rsidRPr="00EF54AD">
        <w:rPr>
          <w:rFonts w:cs="Arial"/>
          <w:color w:val="060000"/>
          <w:sz w:val="18"/>
          <w:szCs w:val="21"/>
        </w:rPr>
        <w:t>, p</w:t>
      </w:r>
      <w:r w:rsidRPr="00EF54AD">
        <w:rPr>
          <w:rFonts w:cs="Arial"/>
          <w:color w:val="040000"/>
          <w:sz w:val="18"/>
          <w:szCs w:val="21"/>
        </w:rPr>
        <w:t>o je</w:t>
      </w:r>
      <w:r w:rsidRPr="00EF54AD">
        <w:rPr>
          <w:rFonts w:cs="Arial"/>
          <w:color w:val="060000"/>
          <w:sz w:val="18"/>
          <w:szCs w:val="21"/>
        </w:rPr>
        <w:t>d</w:t>
      </w:r>
      <w:r w:rsidRPr="00EF54AD">
        <w:rPr>
          <w:rFonts w:cs="Arial"/>
          <w:color w:val="040000"/>
          <w:sz w:val="18"/>
          <w:szCs w:val="21"/>
        </w:rPr>
        <w:t xml:space="preserve">nom </w:t>
      </w:r>
      <w:r w:rsidRPr="00EF54AD">
        <w:rPr>
          <w:rFonts w:cs="Arial"/>
          <w:color w:val="060000"/>
          <w:sz w:val="18"/>
          <w:szCs w:val="21"/>
        </w:rPr>
        <w:t>výt</w:t>
      </w:r>
      <w:r w:rsidRPr="00EF54AD">
        <w:rPr>
          <w:rFonts w:cs="Arial"/>
          <w:color w:val="040000"/>
          <w:sz w:val="18"/>
          <w:szCs w:val="21"/>
        </w:rPr>
        <w:t>isk</w:t>
      </w:r>
      <w:r w:rsidRPr="00EF54AD">
        <w:rPr>
          <w:rFonts w:cs="Arial"/>
          <w:color w:val="060000"/>
          <w:sz w:val="18"/>
          <w:szCs w:val="21"/>
        </w:rPr>
        <w:t>u pr</w:t>
      </w:r>
      <w:r w:rsidRPr="00EF54AD">
        <w:rPr>
          <w:rFonts w:cs="Arial"/>
          <w:color w:val="040000"/>
          <w:sz w:val="18"/>
          <w:szCs w:val="21"/>
        </w:rPr>
        <w:t>o každou ze smluvních stran</w:t>
      </w:r>
      <w:r w:rsidRPr="00EF54AD">
        <w:rPr>
          <w:rFonts w:cs="Arial"/>
          <w:color w:val="000000"/>
          <w:sz w:val="18"/>
          <w:szCs w:val="21"/>
        </w:rPr>
        <w:t>.</w:t>
      </w:r>
    </w:p>
    <w:p w14:paraId="231B2688" w14:textId="38052FEC" w:rsidR="00D6687F" w:rsidRPr="00EF54AD" w:rsidRDefault="00D6687F" w:rsidP="00D6687F">
      <w:pPr>
        <w:numPr>
          <w:ilvl w:val="0"/>
          <w:numId w:val="9"/>
        </w:numPr>
        <w:autoSpaceDE w:val="0"/>
        <w:spacing w:before="240" w:line="254" w:lineRule="exact"/>
        <w:ind w:left="426" w:right="9" w:hanging="426"/>
        <w:rPr>
          <w:rFonts w:cs="Arial"/>
          <w:color w:val="060000"/>
          <w:sz w:val="18"/>
          <w:szCs w:val="21"/>
        </w:rPr>
      </w:pPr>
      <w:r w:rsidRPr="00EF54AD">
        <w:rPr>
          <w:rFonts w:cs="Arial"/>
          <w:color w:val="040000"/>
          <w:sz w:val="18"/>
          <w:szCs w:val="21"/>
        </w:rPr>
        <w:t>Sm</w:t>
      </w:r>
      <w:r w:rsidRPr="00EF54AD">
        <w:rPr>
          <w:rFonts w:cs="Arial"/>
          <w:color w:val="060000"/>
          <w:sz w:val="18"/>
          <w:szCs w:val="21"/>
        </w:rPr>
        <w:t>l</w:t>
      </w:r>
      <w:r w:rsidRPr="00EF54AD">
        <w:rPr>
          <w:rFonts w:cs="Arial"/>
          <w:color w:val="040000"/>
          <w:sz w:val="18"/>
          <w:szCs w:val="21"/>
        </w:rPr>
        <w:t>uvní strany se dohodly, že obsah té</w:t>
      </w:r>
      <w:r w:rsidRPr="00EF54AD">
        <w:rPr>
          <w:rFonts w:cs="Arial"/>
          <w:color w:val="060000"/>
          <w:sz w:val="18"/>
          <w:szCs w:val="21"/>
        </w:rPr>
        <w:t xml:space="preserve">to </w:t>
      </w:r>
      <w:r w:rsidRPr="00EF54AD">
        <w:rPr>
          <w:rFonts w:cs="Arial"/>
          <w:color w:val="040000"/>
          <w:sz w:val="18"/>
          <w:szCs w:val="21"/>
        </w:rPr>
        <w:t>s</w:t>
      </w:r>
      <w:r w:rsidRPr="00EF54AD">
        <w:rPr>
          <w:rFonts w:cs="Arial"/>
          <w:color w:val="060000"/>
          <w:sz w:val="18"/>
          <w:szCs w:val="21"/>
        </w:rPr>
        <w:t>mlouvy lze měn</w:t>
      </w:r>
      <w:r w:rsidRPr="00EF54AD">
        <w:rPr>
          <w:rFonts w:cs="Arial"/>
          <w:color w:val="040000"/>
          <w:sz w:val="18"/>
          <w:szCs w:val="21"/>
        </w:rPr>
        <w:t>i</w:t>
      </w:r>
      <w:r w:rsidRPr="00EF54AD">
        <w:rPr>
          <w:rFonts w:cs="Arial"/>
          <w:color w:val="060000"/>
          <w:sz w:val="18"/>
          <w:szCs w:val="21"/>
        </w:rPr>
        <w:t>t n</w:t>
      </w:r>
      <w:r w:rsidRPr="00EF54AD">
        <w:rPr>
          <w:rFonts w:cs="Arial"/>
          <w:color w:val="040000"/>
          <w:sz w:val="18"/>
          <w:szCs w:val="21"/>
        </w:rPr>
        <w:t>eb</w:t>
      </w:r>
      <w:r w:rsidRPr="00EF54AD">
        <w:rPr>
          <w:rFonts w:cs="Arial"/>
          <w:color w:val="060000"/>
          <w:sz w:val="18"/>
          <w:szCs w:val="21"/>
        </w:rPr>
        <w:t>o d</w:t>
      </w:r>
      <w:r w:rsidRPr="00EF54AD">
        <w:rPr>
          <w:rFonts w:cs="Arial"/>
          <w:color w:val="040000"/>
          <w:sz w:val="18"/>
          <w:szCs w:val="21"/>
        </w:rPr>
        <w:t>o</w:t>
      </w:r>
      <w:r w:rsidRPr="00EF54AD">
        <w:rPr>
          <w:rFonts w:cs="Arial"/>
          <w:color w:val="060000"/>
          <w:sz w:val="18"/>
          <w:szCs w:val="21"/>
        </w:rPr>
        <w:t>plň</w:t>
      </w:r>
      <w:r w:rsidRPr="00EF54AD">
        <w:rPr>
          <w:rFonts w:cs="Arial"/>
          <w:color w:val="040000"/>
          <w:sz w:val="18"/>
          <w:szCs w:val="21"/>
        </w:rPr>
        <w:t>o</w:t>
      </w:r>
      <w:r w:rsidRPr="00EF54AD">
        <w:rPr>
          <w:rFonts w:cs="Arial"/>
          <w:color w:val="060000"/>
          <w:sz w:val="18"/>
          <w:szCs w:val="21"/>
        </w:rPr>
        <w:t>v</w:t>
      </w:r>
      <w:r w:rsidRPr="00EF54AD">
        <w:rPr>
          <w:rFonts w:cs="Arial"/>
          <w:color w:val="040000"/>
          <w:sz w:val="18"/>
          <w:szCs w:val="21"/>
        </w:rPr>
        <w:t>a</w:t>
      </w:r>
      <w:r w:rsidRPr="00EF54AD">
        <w:rPr>
          <w:rFonts w:cs="Arial"/>
          <w:color w:val="060000"/>
          <w:sz w:val="18"/>
          <w:szCs w:val="21"/>
        </w:rPr>
        <w:t>t p</w:t>
      </w:r>
      <w:r w:rsidRPr="00EF54AD">
        <w:rPr>
          <w:rFonts w:cs="Arial"/>
          <w:color w:val="040000"/>
          <w:sz w:val="18"/>
          <w:szCs w:val="21"/>
        </w:rPr>
        <w:t>ou</w:t>
      </w:r>
      <w:r w:rsidRPr="00EF54AD">
        <w:rPr>
          <w:rFonts w:cs="Arial"/>
          <w:color w:val="060000"/>
          <w:sz w:val="18"/>
          <w:szCs w:val="21"/>
        </w:rPr>
        <w:t>z</w:t>
      </w:r>
      <w:r w:rsidRPr="00EF54AD">
        <w:rPr>
          <w:rFonts w:cs="Arial"/>
          <w:color w:val="040000"/>
          <w:sz w:val="18"/>
          <w:szCs w:val="21"/>
        </w:rPr>
        <w:t>e na zákla</w:t>
      </w:r>
      <w:r w:rsidRPr="00EF54AD">
        <w:rPr>
          <w:rFonts w:cs="Arial"/>
          <w:color w:val="060000"/>
          <w:sz w:val="18"/>
          <w:szCs w:val="21"/>
        </w:rPr>
        <w:t>dě</w:t>
      </w:r>
      <w:r w:rsidR="00A82333">
        <w:rPr>
          <w:rFonts w:cs="Arial"/>
          <w:color w:val="040000"/>
          <w:sz w:val="18"/>
          <w:szCs w:val="21"/>
        </w:rPr>
        <w:t xml:space="preserve"> </w:t>
      </w:r>
      <w:r w:rsidRPr="00EF54AD">
        <w:rPr>
          <w:rFonts w:cs="Arial"/>
          <w:color w:val="040000"/>
          <w:sz w:val="18"/>
          <w:szCs w:val="21"/>
        </w:rPr>
        <w:t xml:space="preserve">písemných </w:t>
      </w:r>
      <w:r w:rsidR="004C3E6D" w:rsidRPr="00EF54AD">
        <w:rPr>
          <w:rFonts w:cs="Arial"/>
          <w:color w:val="040000"/>
          <w:sz w:val="18"/>
          <w:szCs w:val="21"/>
        </w:rPr>
        <w:t>v</w:t>
      </w:r>
      <w:r w:rsidRPr="00EF54AD">
        <w:rPr>
          <w:rFonts w:cs="Arial"/>
          <w:color w:val="040000"/>
          <w:sz w:val="18"/>
          <w:szCs w:val="21"/>
        </w:rPr>
        <w:t>zájemně</w:t>
      </w:r>
      <w:r w:rsidR="00A82333">
        <w:rPr>
          <w:rFonts w:cs="Arial"/>
          <w:color w:val="040000"/>
          <w:sz w:val="18"/>
          <w:szCs w:val="21"/>
        </w:rPr>
        <w:t xml:space="preserve"> </w:t>
      </w:r>
      <w:r w:rsidRPr="00EF54AD">
        <w:rPr>
          <w:rFonts w:cs="Arial"/>
          <w:color w:val="040000"/>
          <w:sz w:val="18"/>
          <w:szCs w:val="21"/>
        </w:rPr>
        <w:t>odsouh</w:t>
      </w:r>
      <w:r w:rsidRPr="00EF54AD">
        <w:rPr>
          <w:rFonts w:cs="Arial"/>
          <w:color w:val="060000"/>
          <w:sz w:val="18"/>
          <w:szCs w:val="21"/>
        </w:rPr>
        <w:t>l</w:t>
      </w:r>
      <w:r w:rsidRPr="00EF54AD">
        <w:rPr>
          <w:rFonts w:cs="Arial"/>
          <w:color w:val="040000"/>
          <w:sz w:val="18"/>
          <w:szCs w:val="21"/>
        </w:rPr>
        <w:t xml:space="preserve">asených </w:t>
      </w:r>
      <w:r w:rsidRPr="00EF54AD">
        <w:rPr>
          <w:rFonts w:cs="Arial"/>
          <w:color w:val="060000"/>
          <w:sz w:val="18"/>
          <w:szCs w:val="21"/>
        </w:rPr>
        <w:t>v</w:t>
      </w:r>
      <w:r w:rsidRPr="00EF54AD">
        <w:rPr>
          <w:rFonts w:cs="Arial"/>
          <w:color w:val="040000"/>
          <w:sz w:val="18"/>
          <w:szCs w:val="21"/>
        </w:rPr>
        <w:t>zestu</w:t>
      </w:r>
      <w:r w:rsidRPr="00EF54AD">
        <w:rPr>
          <w:rFonts w:cs="Arial"/>
          <w:color w:val="060000"/>
          <w:sz w:val="18"/>
          <w:szCs w:val="21"/>
        </w:rPr>
        <w:t>pně číslovaných dodatků. Smluvní strany vylučují pro účely této smlouvy uzavření smlouvy či uzavření dodatku k této smlouvě v důsledku přijetí nabídky jedné smluvní strany druhou smluvní stranou s jakýmikoliv (i nepodstatnými) odchylkami či dodatky.</w:t>
      </w:r>
      <w:r w:rsidR="00B47B2B" w:rsidRPr="00EF54AD">
        <w:rPr>
          <w:rFonts w:cs="Arial"/>
          <w:color w:val="060000"/>
          <w:sz w:val="18"/>
          <w:szCs w:val="21"/>
        </w:rPr>
        <w:t xml:space="preserve"> Výjimku z tohoto ustanovení tvoří jednostranné prodloužení nájemní smlouvy pronajímatelem. Pronajímatel je oprávněn jednostranným prohlášením prodloužit dobu trvání nájemní smlouvy. Prodloužit nájemní smlouvu jednostranným prohlášením pronajímatele je možné i opakovaně.</w:t>
      </w:r>
    </w:p>
    <w:p w14:paraId="7A3E3FB5" w14:textId="76EA330F" w:rsidR="00772F8F" w:rsidRPr="00EF54AD" w:rsidRDefault="00772F8F" w:rsidP="00772F8F">
      <w:pPr>
        <w:numPr>
          <w:ilvl w:val="0"/>
          <w:numId w:val="9"/>
        </w:numPr>
        <w:autoSpaceDE w:val="0"/>
        <w:spacing w:before="240" w:line="254" w:lineRule="exact"/>
        <w:ind w:left="426" w:right="9" w:hanging="426"/>
        <w:rPr>
          <w:rFonts w:cs="Arial"/>
          <w:color w:val="060000"/>
          <w:sz w:val="18"/>
          <w:szCs w:val="21"/>
        </w:rPr>
      </w:pPr>
      <w:r w:rsidRPr="00EF54AD">
        <w:rPr>
          <w:rFonts w:cs="Arial"/>
          <w:color w:val="060000"/>
          <w:sz w:val="18"/>
          <w:szCs w:val="21"/>
        </w:rPr>
        <w:t xml:space="preserve">Nájemce svým podpisem dále stvrzuje, že spolu s touto smlouvou převzal i kompletní energetický průkaz budovy, v níž se </w:t>
      </w:r>
      <w:r w:rsidR="00D56FBB" w:rsidRPr="00EF54AD">
        <w:rPr>
          <w:rFonts w:cs="Arial"/>
          <w:color w:val="060000"/>
          <w:sz w:val="18"/>
          <w:szCs w:val="21"/>
        </w:rPr>
        <w:t>nemovitost</w:t>
      </w:r>
      <w:r w:rsidRPr="00EF54AD">
        <w:rPr>
          <w:rFonts w:cs="Arial"/>
          <w:color w:val="060000"/>
          <w:sz w:val="18"/>
          <w:szCs w:val="21"/>
        </w:rPr>
        <w:t xml:space="preserve"> nachází.</w:t>
      </w:r>
    </w:p>
    <w:p w14:paraId="42B1DAD5" w14:textId="77777777" w:rsidR="00D6687F" w:rsidRPr="00EF54AD" w:rsidRDefault="00D6687F" w:rsidP="00D6687F">
      <w:pPr>
        <w:numPr>
          <w:ilvl w:val="0"/>
          <w:numId w:val="9"/>
        </w:numPr>
        <w:autoSpaceDE w:val="0"/>
        <w:spacing w:before="240" w:line="254" w:lineRule="exact"/>
        <w:ind w:left="426" w:right="9" w:hanging="426"/>
        <w:rPr>
          <w:rFonts w:cs="Arial"/>
          <w:color w:val="060000"/>
          <w:sz w:val="18"/>
          <w:szCs w:val="21"/>
        </w:rPr>
      </w:pPr>
      <w:r w:rsidRPr="00EF54AD">
        <w:rPr>
          <w:rFonts w:cs="Arial"/>
          <w:color w:val="060000"/>
          <w:sz w:val="18"/>
          <w:szCs w:val="21"/>
        </w:rPr>
        <w:t>Přílohou této smlouvy jsou i následující dokumenty, které tvoří její nedílnou součást:</w:t>
      </w:r>
    </w:p>
    <w:p w14:paraId="500523E1" w14:textId="46BE71E9" w:rsidR="00180CCA" w:rsidRPr="00C611D4" w:rsidRDefault="00D6687F" w:rsidP="00180CCA">
      <w:pPr>
        <w:tabs>
          <w:tab w:val="left" w:pos="1701"/>
        </w:tabs>
        <w:autoSpaceDE w:val="0"/>
        <w:spacing w:before="240" w:line="254" w:lineRule="exact"/>
        <w:ind w:left="426" w:right="9"/>
        <w:rPr>
          <w:b/>
          <w:i/>
          <w:color w:val="060000"/>
          <w:sz w:val="18"/>
        </w:rPr>
      </w:pPr>
      <w:r w:rsidRPr="00EF54AD">
        <w:rPr>
          <w:rFonts w:cs="Arial"/>
          <w:color w:val="060000"/>
          <w:sz w:val="18"/>
          <w:szCs w:val="21"/>
        </w:rPr>
        <w:t>Příloha č. 1:</w:t>
      </w:r>
      <w:r w:rsidRPr="00EF54AD">
        <w:rPr>
          <w:rFonts w:cs="Arial"/>
          <w:color w:val="060000"/>
          <w:sz w:val="18"/>
          <w:szCs w:val="21"/>
        </w:rPr>
        <w:tab/>
        <w:t>Předávací protokol</w:t>
      </w:r>
      <w:ins w:id="4" w:author="Vojtěch Pažout | JOB LEADER" w:date="2022-06-29T08:22:00Z">
        <w:r w:rsidR="00BD74A7" w:rsidRPr="001D6AE8">
          <w:rPr>
            <w:rFonts w:cs="Arial"/>
            <w:b/>
            <w:bCs/>
            <w:i/>
            <w:iCs/>
            <w:color w:val="060000"/>
            <w:sz w:val="18"/>
            <w:szCs w:val="21"/>
          </w:rPr>
          <w:t>.</w:t>
        </w:r>
      </w:ins>
    </w:p>
    <w:p w14:paraId="21FE706E" w14:textId="277BAAFD" w:rsidR="00D6687F" w:rsidRPr="00EF54AD" w:rsidRDefault="00D6687F" w:rsidP="00180CCA">
      <w:pPr>
        <w:numPr>
          <w:ilvl w:val="0"/>
          <w:numId w:val="9"/>
        </w:numPr>
        <w:autoSpaceDE w:val="0"/>
        <w:spacing w:before="240" w:line="254" w:lineRule="exact"/>
        <w:ind w:left="426" w:right="9" w:hanging="426"/>
        <w:rPr>
          <w:rFonts w:cs="Arial"/>
          <w:color w:val="060000"/>
          <w:sz w:val="18"/>
          <w:szCs w:val="21"/>
        </w:rPr>
      </w:pPr>
      <w:r w:rsidRPr="00EF54AD">
        <w:rPr>
          <w:rFonts w:cs="Arial"/>
          <w:color w:val="040000"/>
          <w:sz w:val="18"/>
          <w:szCs w:val="21"/>
        </w:rPr>
        <w:t>Smluvní strany prohlašují</w:t>
      </w:r>
      <w:r w:rsidRPr="00EF54AD">
        <w:rPr>
          <w:rFonts w:cs="Arial"/>
          <w:color w:val="060000"/>
          <w:sz w:val="18"/>
          <w:szCs w:val="21"/>
        </w:rPr>
        <w:t xml:space="preserve">, </w:t>
      </w:r>
      <w:r w:rsidRPr="00EF54AD">
        <w:rPr>
          <w:rFonts w:cs="Arial"/>
          <w:color w:val="040000"/>
          <w:sz w:val="18"/>
          <w:szCs w:val="21"/>
        </w:rPr>
        <w:t xml:space="preserve">že </w:t>
      </w:r>
      <w:r w:rsidRPr="00EF54AD">
        <w:rPr>
          <w:rFonts w:cs="Arial"/>
          <w:color w:val="060000"/>
          <w:sz w:val="18"/>
          <w:szCs w:val="21"/>
        </w:rPr>
        <w:t>př</w:t>
      </w:r>
      <w:r w:rsidRPr="00EF54AD">
        <w:rPr>
          <w:rFonts w:cs="Arial"/>
          <w:color w:val="040000"/>
          <w:sz w:val="18"/>
          <w:szCs w:val="21"/>
        </w:rPr>
        <w:t>ed podpise</w:t>
      </w:r>
      <w:r w:rsidRPr="00EF54AD">
        <w:rPr>
          <w:rFonts w:cs="Arial"/>
          <w:color w:val="060000"/>
          <w:sz w:val="18"/>
          <w:szCs w:val="21"/>
        </w:rPr>
        <w:t>m t</w:t>
      </w:r>
      <w:r w:rsidRPr="00EF54AD">
        <w:rPr>
          <w:rFonts w:cs="Arial"/>
          <w:color w:val="040000"/>
          <w:sz w:val="18"/>
          <w:szCs w:val="21"/>
        </w:rPr>
        <w:t xml:space="preserve">uto </w:t>
      </w:r>
      <w:r w:rsidRPr="00EF54AD">
        <w:rPr>
          <w:rFonts w:cs="Arial"/>
          <w:color w:val="060000"/>
          <w:sz w:val="18"/>
          <w:szCs w:val="21"/>
        </w:rPr>
        <w:t>s</w:t>
      </w:r>
      <w:r w:rsidRPr="00EF54AD">
        <w:rPr>
          <w:rFonts w:cs="Arial"/>
          <w:color w:val="040000"/>
          <w:sz w:val="18"/>
          <w:szCs w:val="21"/>
        </w:rPr>
        <w:t>m</w:t>
      </w:r>
      <w:r w:rsidRPr="00EF54AD">
        <w:rPr>
          <w:rFonts w:cs="Arial"/>
          <w:color w:val="060000"/>
          <w:sz w:val="18"/>
          <w:szCs w:val="21"/>
        </w:rPr>
        <w:t>lo</w:t>
      </w:r>
      <w:r w:rsidRPr="00EF54AD">
        <w:rPr>
          <w:rFonts w:cs="Arial"/>
          <w:color w:val="040000"/>
          <w:sz w:val="18"/>
          <w:szCs w:val="21"/>
        </w:rPr>
        <w:t>u</w:t>
      </w:r>
      <w:r w:rsidRPr="00EF54AD">
        <w:rPr>
          <w:rFonts w:cs="Arial"/>
          <w:color w:val="060000"/>
          <w:sz w:val="18"/>
          <w:szCs w:val="21"/>
        </w:rPr>
        <w:t>vu řádně</w:t>
      </w:r>
      <w:r w:rsidR="008F4548">
        <w:rPr>
          <w:rFonts w:cs="Arial"/>
          <w:color w:val="060000"/>
          <w:sz w:val="18"/>
          <w:szCs w:val="21"/>
        </w:rPr>
        <w:t xml:space="preserve"> </w:t>
      </w:r>
      <w:r w:rsidRPr="00EF54AD">
        <w:rPr>
          <w:rFonts w:cs="Arial"/>
          <w:color w:val="060000"/>
          <w:sz w:val="18"/>
          <w:szCs w:val="21"/>
        </w:rPr>
        <w:t>p</w:t>
      </w:r>
      <w:r w:rsidRPr="00EF54AD">
        <w:rPr>
          <w:rFonts w:cs="Arial"/>
          <w:color w:val="040000"/>
          <w:sz w:val="18"/>
          <w:szCs w:val="21"/>
        </w:rPr>
        <w:t>r</w:t>
      </w:r>
      <w:r w:rsidRPr="00EF54AD">
        <w:rPr>
          <w:rFonts w:cs="Arial"/>
          <w:color w:val="060000"/>
          <w:sz w:val="18"/>
          <w:szCs w:val="21"/>
        </w:rPr>
        <w:t>ojednaly a přeč</w:t>
      </w:r>
      <w:r w:rsidRPr="00EF54AD">
        <w:rPr>
          <w:rFonts w:cs="Arial"/>
          <w:color w:val="040000"/>
          <w:sz w:val="18"/>
          <w:szCs w:val="21"/>
        </w:rPr>
        <w:t>e</w:t>
      </w:r>
      <w:r w:rsidRPr="00EF54AD">
        <w:rPr>
          <w:rFonts w:cs="Arial"/>
          <w:color w:val="060000"/>
          <w:sz w:val="18"/>
          <w:szCs w:val="21"/>
        </w:rPr>
        <w:t>t</w:t>
      </w:r>
      <w:r w:rsidRPr="00EF54AD">
        <w:rPr>
          <w:rFonts w:cs="Arial"/>
          <w:color w:val="040000"/>
          <w:sz w:val="18"/>
          <w:szCs w:val="21"/>
        </w:rPr>
        <w:t>l</w:t>
      </w:r>
      <w:r w:rsidRPr="00EF54AD">
        <w:rPr>
          <w:rFonts w:cs="Arial"/>
          <w:color w:val="060000"/>
          <w:sz w:val="18"/>
          <w:szCs w:val="21"/>
        </w:rPr>
        <w:t>y</w:t>
      </w:r>
      <w:r w:rsidRPr="00EF54AD">
        <w:rPr>
          <w:rFonts w:cs="Arial"/>
          <w:color w:val="040000"/>
          <w:sz w:val="18"/>
          <w:szCs w:val="21"/>
        </w:rPr>
        <w:t>, že j</w:t>
      </w:r>
      <w:r w:rsidRPr="00EF54AD">
        <w:rPr>
          <w:rFonts w:cs="Arial"/>
          <w:color w:val="060000"/>
          <w:sz w:val="18"/>
          <w:szCs w:val="21"/>
        </w:rPr>
        <w:t xml:space="preserve">e </w:t>
      </w:r>
      <w:r w:rsidRPr="00EF54AD">
        <w:rPr>
          <w:rFonts w:cs="Arial"/>
          <w:color w:val="040000"/>
          <w:sz w:val="18"/>
          <w:szCs w:val="21"/>
        </w:rPr>
        <w:t>sepsána podle jejich pravé a svobo</w:t>
      </w:r>
      <w:r w:rsidRPr="00EF54AD">
        <w:rPr>
          <w:rFonts w:cs="Arial"/>
          <w:color w:val="060000"/>
          <w:sz w:val="18"/>
          <w:szCs w:val="21"/>
        </w:rPr>
        <w:t>d</w:t>
      </w:r>
      <w:r w:rsidRPr="00EF54AD">
        <w:rPr>
          <w:rFonts w:cs="Arial"/>
          <w:color w:val="040000"/>
          <w:sz w:val="18"/>
          <w:szCs w:val="21"/>
        </w:rPr>
        <w:t>né vů</w:t>
      </w:r>
      <w:r w:rsidRPr="00EF54AD">
        <w:rPr>
          <w:rFonts w:cs="Arial"/>
          <w:color w:val="060000"/>
          <w:sz w:val="18"/>
          <w:szCs w:val="21"/>
        </w:rPr>
        <w:t>l</w:t>
      </w:r>
      <w:r w:rsidRPr="00EF54AD">
        <w:rPr>
          <w:rFonts w:cs="Arial"/>
          <w:color w:val="040000"/>
          <w:sz w:val="18"/>
          <w:szCs w:val="21"/>
        </w:rPr>
        <w:t xml:space="preserve">e, </w:t>
      </w:r>
      <w:r w:rsidRPr="00EF54AD">
        <w:rPr>
          <w:rFonts w:cs="Arial"/>
          <w:color w:val="060000"/>
          <w:sz w:val="18"/>
          <w:szCs w:val="21"/>
        </w:rPr>
        <w:t>urč</w:t>
      </w:r>
      <w:r w:rsidRPr="00EF54AD">
        <w:rPr>
          <w:rFonts w:cs="Arial"/>
          <w:color w:val="040000"/>
          <w:sz w:val="18"/>
          <w:szCs w:val="21"/>
        </w:rPr>
        <w:t xml:space="preserve">itě, </w:t>
      </w:r>
      <w:r w:rsidRPr="00EF54AD">
        <w:rPr>
          <w:rFonts w:cs="Arial"/>
          <w:color w:val="060000"/>
          <w:sz w:val="18"/>
          <w:szCs w:val="21"/>
        </w:rPr>
        <w:t>vá</w:t>
      </w:r>
      <w:r w:rsidRPr="00EF54AD">
        <w:rPr>
          <w:rFonts w:cs="Arial"/>
          <w:color w:val="040000"/>
          <w:sz w:val="18"/>
          <w:szCs w:val="21"/>
        </w:rPr>
        <w:t>ž</w:t>
      </w:r>
      <w:r w:rsidRPr="00EF54AD">
        <w:rPr>
          <w:rFonts w:cs="Arial"/>
          <w:color w:val="060000"/>
          <w:sz w:val="18"/>
          <w:szCs w:val="21"/>
        </w:rPr>
        <w:t>ně</w:t>
      </w:r>
      <w:r w:rsidR="008F4548">
        <w:rPr>
          <w:rFonts w:cs="Arial"/>
          <w:color w:val="060000"/>
          <w:sz w:val="18"/>
          <w:szCs w:val="21"/>
        </w:rPr>
        <w:t xml:space="preserve"> </w:t>
      </w:r>
      <w:r w:rsidRPr="00EF54AD">
        <w:rPr>
          <w:rFonts w:cs="Arial"/>
          <w:color w:val="060000"/>
          <w:sz w:val="18"/>
          <w:szCs w:val="21"/>
        </w:rPr>
        <w:t xml:space="preserve">a </w:t>
      </w:r>
      <w:r w:rsidRPr="00EF54AD">
        <w:rPr>
          <w:rFonts w:cs="Arial"/>
          <w:color w:val="040000"/>
          <w:sz w:val="18"/>
          <w:szCs w:val="21"/>
        </w:rPr>
        <w:t>s</w:t>
      </w:r>
      <w:r w:rsidRPr="00EF54AD">
        <w:rPr>
          <w:rFonts w:cs="Arial"/>
          <w:color w:val="060000"/>
          <w:sz w:val="18"/>
          <w:szCs w:val="21"/>
        </w:rPr>
        <w:t>r</w:t>
      </w:r>
      <w:r w:rsidRPr="00EF54AD">
        <w:rPr>
          <w:rFonts w:cs="Arial"/>
          <w:color w:val="040000"/>
          <w:sz w:val="18"/>
          <w:szCs w:val="21"/>
        </w:rPr>
        <w:t>o</w:t>
      </w:r>
      <w:r w:rsidRPr="00EF54AD">
        <w:rPr>
          <w:rFonts w:cs="Arial"/>
          <w:color w:val="060000"/>
          <w:sz w:val="18"/>
          <w:szCs w:val="21"/>
        </w:rPr>
        <w:t>zumitelně, nik</w:t>
      </w:r>
      <w:r w:rsidRPr="00EF54AD">
        <w:rPr>
          <w:rFonts w:cs="Arial"/>
          <w:color w:val="040000"/>
          <w:sz w:val="18"/>
          <w:szCs w:val="21"/>
        </w:rPr>
        <w:t>ol</w:t>
      </w:r>
      <w:r w:rsidRPr="00EF54AD">
        <w:rPr>
          <w:rFonts w:cs="Arial"/>
          <w:color w:val="060000"/>
          <w:sz w:val="18"/>
          <w:szCs w:val="21"/>
        </w:rPr>
        <w:t xml:space="preserve">i </w:t>
      </w:r>
      <w:r w:rsidRPr="00EF54AD">
        <w:rPr>
          <w:rFonts w:cs="Arial"/>
          <w:color w:val="040000"/>
          <w:sz w:val="18"/>
          <w:szCs w:val="21"/>
        </w:rPr>
        <w:t>p</w:t>
      </w:r>
      <w:r w:rsidRPr="00EF54AD">
        <w:rPr>
          <w:rFonts w:cs="Arial"/>
          <w:color w:val="060000"/>
          <w:sz w:val="18"/>
          <w:szCs w:val="21"/>
        </w:rPr>
        <w:t xml:space="preserve">od </w:t>
      </w:r>
      <w:r w:rsidRPr="00EF54AD">
        <w:rPr>
          <w:rFonts w:cs="Arial"/>
          <w:color w:val="040000"/>
          <w:sz w:val="18"/>
          <w:szCs w:val="21"/>
        </w:rPr>
        <w:t>nátlakem</w:t>
      </w:r>
      <w:r w:rsidRPr="00EF54AD">
        <w:rPr>
          <w:rFonts w:cs="Arial"/>
          <w:color w:val="060000"/>
          <w:sz w:val="18"/>
          <w:szCs w:val="21"/>
        </w:rPr>
        <w:t xml:space="preserve">, </w:t>
      </w:r>
      <w:r w:rsidRPr="00EF54AD">
        <w:rPr>
          <w:rFonts w:cs="Arial"/>
          <w:color w:val="040000"/>
          <w:sz w:val="18"/>
          <w:szCs w:val="21"/>
        </w:rPr>
        <w:t>v tísni nebo za nápadně</w:t>
      </w:r>
      <w:r w:rsidR="008F4548">
        <w:rPr>
          <w:rFonts w:cs="Arial"/>
          <w:color w:val="040000"/>
          <w:sz w:val="18"/>
          <w:szCs w:val="21"/>
        </w:rPr>
        <w:t xml:space="preserve"> </w:t>
      </w:r>
      <w:r w:rsidRPr="00EF54AD">
        <w:rPr>
          <w:rFonts w:cs="Arial"/>
          <w:color w:val="040000"/>
          <w:sz w:val="18"/>
          <w:szCs w:val="21"/>
        </w:rPr>
        <w:t>nevýhodn</w:t>
      </w:r>
      <w:r w:rsidRPr="00EF54AD">
        <w:rPr>
          <w:rFonts w:cs="Arial"/>
          <w:color w:val="060000"/>
          <w:sz w:val="18"/>
          <w:szCs w:val="21"/>
        </w:rPr>
        <w:t>ý</w:t>
      </w:r>
      <w:r w:rsidRPr="00EF54AD">
        <w:rPr>
          <w:rFonts w:cs="Arial"/>
          <w:color w:val="040000"/>
          <w:sz w:val="18"/>
          <w:szCs w:val="21"/>
        </w:rPr>
        <w:t>c</w:t>
      </w:r>
      <w:r w:rsidRPr="00EF54AD">
        <w:rPr>
          <w:rFonts w:cs="Arial"/>
          <w:color w:val="060000"/>
          <w:sz w:val="18"/>
          <w:szCs w:val="21"/>
        </w:rPr>
        <w:t xml:space="preserve">h </w:t>
      </w:r>
      <w:r w:rsidRPr="00EF54AD">
        <w:rPr>
          <w:rFonts w:cs="Arial"/>
          <w:color w:val="040000"/>
          <w:sz w:val="18"/>
          <w:szCs w:val="21"/>
        </w:rPr>
        <w:t>podmí</w:t>
      </w:r>
      <w:r w:rsidRPr="00EF54AD">
        <w:rPr>
          <w:rFonts w:cs="Arial"/>
          <w:color w:val="060000"/>
          <w:sz w:val="18"/>
          <w:szCs w:val="21"/>
        </w:rPr>
        <w:t>n</w:t>
      </w:r>
      <w:r w:rsidRPr="00EF54AD">
        <w:rPr>
          <w:rFonts w:cs="Arial"/>
          <w:color w:val="040000"/>
          <w:sz w:val="18"/>
          <w:szCs w:val="21"/>
        </w:rPr>
        <w:t>e</w:t>
      </w:r>
      <w:r w:rsidRPr="00EF54AD">
        <w:rPr>
          <w:rFonts w:cs="Arial"/>
          <w:color w:val="060000"/>
          <w:sz w:val="18"/>
          <w:szCs w:val="21"/>
        </w:rPr>
        <w:t>k a na důkaz toho př</w:t>
      </w:r>
      <w:r w:rsidRPr="00EF54AD">
        <w:rPr>
          <w:rFonts w:cs="Arial"/>
          <w:color w:val="040000"/>
          <w:sz w:val="18"/>
          <w:szCs w:val="21"/>
        </w:rPr>
        <w:t>i</w:t>
      </w:r>
      <w:r w:rsidRPr="00EF54AD">
        <w:rPr>
          <w:rFonts w:cs="Arial"/>
          <w:color w:val="060000"/>
          <w:sz w:val="18"/>
          <w:szCs w:val="21"/>
        </w:rPr>
        <w:t>p</w:t>
      </w:r>
      <w:r w:rsidRPr="00EF54AD">
        <w:rPr>
          <w:rFonts w:cs="Arial"/>
          <w:color w:val="040000"/>
          <w:sz w:val="18"/>
          <w:szCs w:val="21"/>
        </w:rPr>
        <w:t>o</w:t>
      </w:r>
      <w:r w:rsidRPr="00EF54AD">
        <w:rPr>
          <w:rFonts w:cs="Arial"/>
          <w:color w:val="060000"/>
          <w:sz w:val="18"/>
          <w:szCs w:val="21"/>
        </w:rPr>
        <w:t>juj</w:t>
      </w:r>
      <w:r w:rsidRPr="00EF54AD">
        <w:rPr>
          <w:rFonts w:cs="Arial"/>
          <w:color w:val="040000"/>
          <w:sz w:val="18"/>
          <w:szCs w:val="21"/>
        </w:rPr>
        <w:t xml:space="preserve">í </w:t>
      </w:r>
      <w:r w:rsidRPr="00EF54AD">
        <w:rPr>
          <w:rFonts w:cs="Arial"/>
          <w:color w:val="060000"/>
          <w:sz w:val="18"/>
          <w:szCs w:val="21"/>
        </w:rPr>
        <w:t>svo</w:t>
      </w:r>
      <w:r w:rsidRPr="00EF54AD">
        <w:rPr>
          <w:rFonts w:cs="Arial"/>
          <w:color w:val="040000"/>
          <w:sz w:val="18"/>
          <w:szCs w:val="21"/>
        </w:rPr>
        <w:t>je vlas</w:t>
      </w:r>
      <w:r w:rsidRPr="00EF54AD">
        <w:rPr>
          <w:rFonts w:cs="Arial"/>
          <w:color w:val="060000"/>
          <w:sz w:val="18"/>
          <w:szCs w:val="21"/>
        </w:rPr>
        <w:t>t</w:t>
      </w:r>
      <w:r w:rsidRPr="00EF54AD">
        <w:rPr>
          <w:rFonts w:cs="Arial"/>
          <w:color w:val="040000"/>
          <w:sz w:val="18"/>
          <w:szCs w:val="21"/>
        </w:rPr>
        <w:t>noručn</w:t>
      </w:r>
      <w:r w:rsidRPr="00EF54AD">
        <w:rPr>
          <w:rFonts w:cs="Arial"/>
          <w:color w:val="060000"/>
          <w:sz w:val="18"/>
          <w:szCs w:val="21"/>
        </w:rPr>
        <w:t xml:space="preserve">í </w:t>
      </w:r>
      <w:r w:rsidRPr="00EF54AD">
        <w:rPr>
          <w:rFonts w:cs="Arial"/>
          <w:color w:val="040000"/>
          <w:sz w:val="18"/>
          <w:szCs w:val="21"/>
        </w:rPr>
        <w:t>podpisy</w:t>
      </w:r>
      <w:r w:rsidRPr="00EF54AD">
        <w:rPr>
          <w:rFonts w:cs="Arial"/>
          <w:color w:val="060000"/>
          <w:sz w:val="18"/>
          <w:szCs w:val="21"/>
        </w:rPr>
        <w:t>.</w:t>
      </w:r>
    </w:p>
    <w:p w14:paraId="3F55937A" w14:textId="77777777" w:rsidR="008F134A" w:rsidRPr="00641C4E" w:rsidRDefault="008F134A" w:rsidP="008F134A">
      <w:pPr>
        <w:autoSpaceDE w:val="0"/>
        <w:spacing w:before="240" w:line="254" w:lineRule="exact"/>
        <w:ind w:right="9"/>
        <w:rPr>
          <w:rFonts w:cs="Arial"/>
          <w:color w:val="060000"/>
          <w:sz w:val="18"/>
          <w:szCs w:val="21"/>
        </w:rPr>
      </w:pPr>
    </w:p>
    <w:p w14:paraId="4E3506B3" w14:textId="77777777" w:rsidR="00D6687F" w:rsidRPr="008F134A" w:rsidRDefault="008F134A" w:rsidP="00D6687F">
      <w:pPr>
        <w:autoSpaceDE w:val="0"/>
        <w:spacing w:line="849" w:lineRule="exact"/>
        <w:ind w:left="14" w:right="20"/>
        <w:rPr>
          <w:rFonts w:cs="Arial"/>
          <w:b/>
          <w:sz w:val="18"/>
          <w:szCs w:val="21"/>
        </w:rPr>
      </w:pPr>
      <w:r>
        <w:rPr>
          <w:rFonts w:cs="Arial"/>
          <w:noProof/>
          <w:color w:val="040000"/>
          <w:sz w:val="18"/>
          <w:szCs w:val="21"/>
          <w:lang w:eastAsia="cs-CZ"/>
        </w:rPr>
        <mc:AlternateContent>
          <mc:Choice Requires="wps">
            <w:drawing>
              <wp:anchor distT="0" distB="0" distL="114300" distR="114300" simplePos="0" relativeHeight="251653632" behindDoc="1" locked="0" layoutInCell="1" allowOverlap="1" wp14:anchorId="6356B299" wp14:editId="12F925C7">
                <wp:simplePos x="0" y="0"/>
                <wp:positionH relativeFrom="column">
                  <wp:posOffset>-5715</wp:posOffset>
                </wp:positionH>
                <wp:positionV relativeFrom="paragraph">
                  <wp:posOffset>241300</wp:posOffset>
                </wp:positionV>
                <wp:extent cx="2609850" cy="200025"/>
                <wp:effectExtent l="0" t="0" r="19050" b="15875"/>
                <wp:wrapTight wrapText="bothSides">
                  <wp:wrapPolygon edited="0">
                    <wp:start x="0" y="0"/>
                    <wp:lineTo x="0" y="21943"/>
                    <wp:lineTo x="21653" y="21943"/>
                    <wp:lineTo x="21653" y="0"/>
                    <wp:lineTo x="0" y="0"/>
                  </wp:wrapPolygon>
                </wp:wrapTight>
                <wp:docPr id="2" name="Textové po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9850" cy="20002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757E5A" w14:textId="53AF6FAF" w:rsidR="00085C39" w:rsidRDefault="00085C39" w:rsidP="008F134A">
                            <w:pPr>
                              <w:spacing w:line="240" w:lineRule="auto"/>
                            </w:pPr>
                            <w:r>
                              <w:t xml:space="preserve">V </w:t>
                            </w:r>
                            <w:r w:rsidR="00D9477F">
                              <w:t>Praze</w:t>
                            </w:r>
                            <w:r>
                              <w:t xml:space="preserve"> dne</w:t>
                            </w:r>
                            <w:r w:rsidR="0062577B">
                              <w:t xml:space="preserve"> </w:t>
                            </w:r>
                            <w:r w:rsidR="00DC4945">
                              <w:t xml:space="preserve">1. </w:t>
                            </w:r>
                            <w:r w:rsidR="00BF29A0">
                              <w:t>6</w:t>
                            </w:r>
                            <w:r w:rsidR="00DC4945">
                              <w:t>. 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0" rIns="72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356B299" id="Textové pole 2" o:spid="_x0000_s1027" type="#_x0000_t202" style="position:absolute;left:0;text-align:left;margin-left:-.45pt;margin-top:19pt;width:205.5pt;height:15.75pt;z-index:-2516628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" fillcolor="white [3201]" strokecolor="black [3200]" strokeweight="1pt">
                <v:textbox inset="2mm,0,2mm,0">
                  <w:txbxContent>
                    <w:p w14:paraId="6E757E5A" w14:textId="53AF6FAF" w:rsidR="00085C39" w:rsidRDefault="00085C39" w:rsidP="008F134A">
                      <w:pPr>
                        <w:spacing w:line="240" w:lineRule="auto"/>
                      </w:pPr>
                      <w:r>
                        <w:t xml:space="preserve">V </w:t>
                      </w:r>
                      <w:r w:rsidR="00D9477F">
                        <w:t>Praze</w:t>
                      </w:r>
                      <w:r>
                        <w:t xml:space="preserve"> dne</w:t>
                      </w:r>
                      <w:r w:rsidR="0062577B">
                        <w:t xml:space="preserve"> </w:t>
                      </w:r>
                      <w:r w:rsidR="00DC4945">
                        <w:t xml:space="preserve">1. </w:t>
                      </w:r>
                      <w:r w:rsidR="00BF29A0">
                        <w:t>6</w:t>
                      </w:r>
                      <w:r w:rsidR="00DC4945">
                        <w:t>. 2025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0B6ACC56" w14:textId="77777777" w:rsidR="00D6687F" w:rsidRDefault="008F134A" w:rsidP="00D6687F">
      <w:pPr>
        <w:autoSpaceDE w:val="0"/>
        <w:spacing w:line="849" w:lineRule="exact"/>
        <w:ind w:left="14" w:right="20"/>
        <w:rPr>
          <w:rFonts w:cs="Arial"/>
          <w:sz w:val="18"/>
          <w:szCs w:val="21"/>
        </w:rPr>
      </w:pPr>
      <w:r>
        <w:rPr>
          <w:rFonts w:cs="Arial"/>
          <w:noProof/>
          <w:color w:val="040000"/>
          <w:sz w:val="18"/>
          <w:szCs w:val="21"/>
          <w:lang w:eastAsia="cs-CZ"/>
        </w:rPr>
        <mc:AlternateContent>
          <mc:Choice Requires="wps">
            <w:drawing>
              <wp:anchor distT="0" distB="0" distL="114300" distR="114300" simplePos="0" relativeHeight="251655680" behindDoc="1" locked="0" layoutInCell="1" allowOverlap="1" wp14:anchorId="1F7018BF" wp14:editId="5B7A242F">
                <wp:simplePos x="0" y="0"/>
                <wp:positionH relativeFrom="column">
                  <wp:posOffset>3858920</wp:posOffset>
                </wp:positionH>
                <wp:positionV relativeFrom="paragraph">
                  <wp:posOffset>273685</wp:posOffset>
                </wp:positionV>
                <wp:extent cx="1962150" cy="1009650"/>
                <wp:effectExtent l="0" t="0" r="19050" b="19050"/>
                <wp:wrapTight wrapText="bothSides">
                  <wp:wrapPolygon edited="0">
                    <wp:start x="0" y="0"/>
                    <wp:lineTo x="0" y="21736"/>
                    <wp:lineTo x="21670" y="21736"/>
                    <wp:lineTo x="21670" y="0"/>
                    <wp:lineTo x="0" y="0"/>
                  </wp:wrapPolygon>
                </wp:wrapTight>
                <wp:docPr id="8" name="Textové po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2150" cy="10096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B62175" w14:textId="77777777" w:rsidR="00085C39" w:rsidRPr="00641C4E" w:rsidRDefault="00085C39" w:rsidP="008F134A">
                            <w:pPr>
                              <w:autoSpaceDE w:val="0"/>
                              <w:spacing w:line="849" w:lineRule="exact"/>
                              <w:ind w:left="14" w:right="20"/>
                              <w:jc w:val="center"/>
                              <w:rPr>
                                <w:rFonts w:cs="Arial"/>
                                <w:sz w:val="18"/>
                                <w:szCs w:val="21"/>
                              </w:rPr>
                            </w:pPr>
                            <w:r w:rsidRPr="00641C4E">
                              <w:rPr>
                                <w:rFonts w:cs="Arial"/>
                                <w:sz w:val="18"/>
                                <w:szCs w:val="21"/>
                              </w:rPr>
                              <w:t>.........................</w:t>
                            </w:r>
                            <w:r>
                              <w:rPr>
                                <w:rFonts w:cs="Arial"/>
                                <w:sz w:val="18"/>
                                <w:szCs w:val="21"/>
                              </w:rPr>
                              <w:t>..............................</w:t>
                            </w:r>
                          </w:p>
                          <w:p w14:paraId="177EDDA9" w14:textId="77777777" w:rsidR="00085C39" w:rsidRDefault="00085C39" w:rsidP="008F134A">
                            <w:pPr>
                              <w:autoSpaceDE w:val="0"/>
                              <w:spacing w:line="1" w:lineRule="exact"/>
                              <w:jc w:val="center"/>
                              <w:rPr>
                                <w:rFonts w:cs="Arial"/>
                                <w:sz w:val="2"/>
                                <w:szCs w:val="2"/>
                              </w:rPr>
                            </w:pPr>
                          </w:p>
                          <w:p w14:paraId="39989CB4" w14:textId="77777777" w:rsidR="00085C39" w:rsidRDefault="00085C39" w:rsidP="008F134A">
                            <w:pPr>
                              <w:spacing w:line="240" w:lineRule="auto"/>
                              <w:jc w:val="center"/>
                            </w:pPr>
                            <w:r w:rsidRPr="00641C4E">
                              <w:rPr>
                                <w:rFonts w:cs="Arial"/>
                                <w:sz w:val="18"/>
                                <w:szCs w:val="21"/>
                              </w:rPr>
                              <w:t xml:space="preserve">za </w:t>
                            </w:r>
                            <w:r>
                              <w:rPr>
                                <w:rFonts w:cs="Arial"/>
                                <w:sz w:val="18"/>
                                <w:szCs w:val="21"/>
                              </w:rPr>
                              <w:t>nájemce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0" rIns="7200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7018BF" id="Textové pole 8" o:spid="_x0000_s1028" type="#_x0000_t202" style="position:absolute;left:0;text-align:left;margin-left:303.85pt;margin-top:21.55pt;width:154.5pt;height:79.5pt;z-index:-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" fillcolor="white [3201]" strokecolor="black [3200]" strokeweight="1pt">
                <v:textbox inset="2mm,0,2mm,0">
                  <w:txbxContent>
                    <w:p w14:paraId="76B62175" w14:textId="77777777" w:rsidR="00085C39" w:rsidRPr="00641C4E" w:rsidRDefault="00085C39" w:rsidP="008F134A">
                      <w:pPr>
                        <w:autoSpaceDE w:val="0"/>
                        <w:spacing w:line="849" w:lineRule="exact"/>
                        <w:ind w:left="14" w:right="20"/>
                        <w:jc w:val="center"/>
                        <w:rPr>
                          <w:rFonts w:cs="Arial"/>
                          <w:sz w:val="18"/>
                          <w:szCs w:val="21"/>
                        </w:rPr>
                      </w:pPr>
                      <w:r w:rsidRPr="00641C4E">
                        <w:rPr>
                          <w:rFonts w:cs="Arial"/>
                          <w:sz w:val="18"/>
                          <w:szCs w:val="21"/>
                        </w:rPr>
                        <w:t>.........................</w:t>
                      </w:r>
                      <w:r>
                        <w:rPr>
                          <w:rFonts w:cs="Arial"/>
                          <w:sz w:val="18"/>
                          <w:szCs w:val="21"/>
                        </w:rPr>
                        <w:t>..............................</w:t>
                      </w:r>
                    </w:p>
                    <w:p w14:paraId="177EDDA9" w14:textId="77777777" w:rsidR="00085C39" w:rsidRDefault="00085C39" w:rsidP="008F134A">
                      <w:pPr>
                        <w:autoSpaceDE w:val="0"/>
                        <w:spacing w:line="1" w:lineRule="exact"/>
                        <w:jc w:val="center"/>
                        <w:rPr>
                          <w:rFonts w:cs="Arial"/>
                          <w:sz w:val="2"/>
                          <w:szCs w:val="2"/>
                        </w:rPr>
                      </w:pPr>
                    </w:p>
                    <w:p w14:paraId="39989CB4" w14:textId="77777777" w:rsidR="00085C39" w:rsidRDefault="00085C39" w:rsidP="008F134A">
                      <w:pPr>
                        <w:spacing w:line="240" w:lineRule="auto"/>
                        <w:jc w:val="center"/>
                      </w:pPr>
                      <w:r w:rsidRPr="00641C4E">
                        <w:rPr>
                          <w:rFonts w:cs="Arial"/>
                          <w:sz w:val="18"/>
                          <w:szCs w:val="21"/>
                        </w:rPr>
                        <w:t xml:space="preserve">za </w:t>
                      </w:r>
                      <w:r>
                        <w:rPr>
                          <w:rFonts w:cs="Arial"/>
                          <w:sz w:val="18"/>
                          <w:szCs w:val="21"/>
                        </w:rPr>
                        <w:t>nájemce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rFonts w:cs="Arial"/>
          <w:noProof/>
          <w:color w:val="040000"/>
          <w:sz w:val="18"/>
          <w:szCs w:val="21"/>
          <w:lang w:eastAsia="cs-CZ"/>
        </w:rPr>
        <mc:AlternateContent>
          <mc:Choice Requires="wps">
            <w:drawing>
              <wp:anchor distT="0" distB="0" distL="114300" distR="114300" simplePos="0" relativeHeight="251654656" behindDoc="1" locked="0" layoutInCell="1" allowOverlap="1" wp14:anchorId="7F0D090B" wp14:editId="3913AD57">
                <wp:simplePos x="0" y="0"/>
                <wp:positionH relativeFrom="column">
                  <wp:posOffset>-5715</wp:posOffset>
                </wp:positionH>
                <wp:positionV relativeFrom="paragraph">
                  <wp:posOffset>273685</wp:posOffset>
                </wp:positionV>
                <wp:extent cx="1962150" cy="1009650"/>
                <wp:effectExtent l="0" t="0" r="19050" b="19050"/>
                <wp:wrapTight wrapText="bothSides">
                  <wp:wrapPolygon edited="0">
                    <wp:start x="0" y="0"/>
                    <wp:lineTo x="0" y="21736"/>
                    <wp:lineTo x="21670" y="21736"/>
                    <wp:lineTo x="21670" y="0"/>
                    <wp:lineTo x="0" y="0"/>
                  </wp:wrapPolygon>
                </wp:wrapTight>
                <wp:docPr id="7" name="Textové po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2150" cy="10096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1DA951" w14:textId="77777777" w:rsidR="00085C39" w:rsidRPr="00641C4E" w:rsidRDefault="00085C39" w:rsidP="008F134A">
                            <w:pPr>
                              <w:autoSpaceDE w:val="0"/>
                              <w:spacing w:line="849" w:lineRule="exact"/>
                              <w:ind w:left="14" w:right="20"/>
                              <w:jc w:val="center"/>
                              <w:rPr>
                                <w:rFonts w:cs="Arial"/>
                                <w:sz w:val="18"/>
                                <w:szCs w:val="21"/>
                              </w:rPr>
                            </w:pPr>
                            <w:r w:rsidRPr="00641C4E">
                              <w:rPr>
                                <w:rFonts w:cs="Arial"/>
                                <w:sz w:val="18"/>
                                <w:szCs w:val="21"/>
                              </w:rPr>
                              <w:t>.........................</w:t>
                            </w:r>
                            <w:r>
                              <w:rPr>
                                <w:rFonts w:cs="Arial"/>
                                <w:sz w:val="18"/>
                                <w:szCs w:val="21"/>
                              </w:rPr>
                              <w:t>..............................</w:t>
                            </w:r>
                          </w:p>
                          <w:p w14:paraId="45D3770D" w14:textId="77777777" w:rsidR="00085C39" w:rsidRDefault="00085C39" w:rsidP="008F134A">
                            <w:pPr>
                              <w:autoSpaceDE w:val="0"/>
                              <w:spacing w:line="1" w:lineRule="exact"/>
                              <w:jc w:val="center"/>
                              <w:rPr>
                                <w:rFonts w:cs="Arial"/>
                                <w:sz w:val="2"/>
                                <w:szCs w:val="2"/>
                              </w:rPr>
                            </w:pPr>
                          </w:p>
                          <w:p w14:paraId="15261E01" w14:textId="77777777" w:rsidR="00085C39" w:rsidRDefault="00085C39" w:rsidP="008F134A">
                            <w:pPr>
                              <w:spacing w:line="240" w:lineRule="auto"/>
                              <w:jc w:val="center"/>
                            </w:pPr>
                            <w:r w:rsidRPr="00641C4E">
                              <w:rPr>
                                <w:rFonts w:cs="Arial"/>
                                <w:sz w:val="18"/>
                                <w:szCs w:val="21"/>
                              </w:rPr>
                              <w:t>za pronajímatele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0" rIns="7200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0D090B" id="Textové pole 7" o:spid="_x0000_s1029" type="#_x0000_t202" style="position:absolute;left:0;text-align:left;margin-left:-.45pt;margin-top:21.55pt;width:154.5pt;height:79.5pt;z-index:-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" fillcolor="white [3201]" strokecolor="black [3200]" strokeweight="1pt">
                <v:textbox inset="2mm,0,2mm,0">
                  <w:txbxContent>
                    <w:p w14:paraId="051DA951" w14:textId="77777777" w:rsidR="00085C39" w:rsidRPr="00641C4E" w:rsidRDefault="00085C39" w:rsidP="008F134A">
                      <w:pPr>
                        <w:autoSpaceDE w:val="0"/>
                        <w:spacing w:line="849" w:lineRule="exact"/>
                        <w:ind w:left="14" w:right="20"/>
                        <w:jc w:val="center"/>
                        <w:rPr>
                          <w:rFonts w:cs="Arial"/>
                          <w:sz w:val="18"/>
                          <w:szCs w:val="21"/>
                        </w:rPr>
                      </w:pPr>
                      <w:r w:rsidRPr="00641C4E">
                        <w:rPr>
                          <w:rFonts w:cs="Arial"/>
                          <w:sz w:val="18"/>
                          <w:szCs w:val="21"/>
                        </w:rPr>
                        <w:t>.........................</w:t>
                      </w:r>
                      <w:r>
                        <w:rPr>
                          <w:rFonts w:cs="Arial"/>
                          <w:sz w:val="18"/>
                          <w:szCs w:val="21"/>
                        </w:rPr>
                        <w:t>..............................</w:t>
                      </w:r>
                    </w:p>
                    <w:p w14:paraId="45D3770D" w14:textId="77777777" w:rsidR="00085C39" w:rsidRDefault="00085C39" w:rsidP="008F134A">
                      <w:pPr>
                        <w:autoSpaceDE w:val="0"/>
                        <w:spacing w:line="1" w:lineRule="exact"/>
                        <w:jc w:val="center"/>
                        <w:rPr>
                          <w:rFonts w:cs="Arial"/>
                          <w:sz w:val="2"/>
                          <w:szCs w:val="2"/>
                        </w:rPr>
                      </w:pPr>
                    </w:p>
                    <w:p w14:paraId="15261E01" w14:textId="77777777" w:rsidR="00085C39" w:rsidRDefault="00085C39" w:rsidP="008F134A">
                      <w:pPr>
                        <w:spacing w:line="240" w:lineRule="auto"/>
                        <w:jc w:val="center"/>
                      </w:pPr>
                      <w:r w:rsidRPr="00641C4E">
                        <w:rPr>
                          <w:rFonts w:cs="Arial"/>
                          <w:sz w:val="18"/>
                          <w:szCs w:val="21"/>
                        </w:rPr>
                        <w:t>za pronajímatele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038984E7" w14:textId="77777777" w:rsidR="008F134A" w:rsidRDefault="008F134A" w:rsidP="00D6687F">
      <w:pPr>
        <w:autoSpaceDE w:val="0"/>
        <w:spacing w:line="849" w:lineRule="exact"/>
        <w:ind w:left="14" w:right="20"/>
        <w:rPr>
          <w:rFonts w:cs="Arial"/>
          <w:sz w:val="18"/>
          <w:szCs w:val="21"/>
        </w:rPr>
      </w:pPr>
    </w:p>
    <w:p w14:paraId="3108448D" w14:textId="77777777" w:rsidR="008F134A" w:rsidRDefault="008F134A" w:rsidP="00D6687F">
      <w:pPr>
        <w:autoSpaceDE w:val="0"/>
        <w:spacing w:line="849" w:lineRule="exact"/>
        <w:ind w:left="14" w:right="20"/>
        <w:rPr>
          <w:rFonts w:cs="Arial"/>
          <w:sz w:val="18"/>
          <w:szCs w:val="21"/>
        </w:rPr>
      </w:pPr>
    </w:p>
    <w:p w14:paraId="327D82FE" w14:textId="77777777" w:rsidR="00D6687F" w:rsidRDefault="00D6687F"/>
    <w:p w14:paraId="1271E43B" w14:textId="77777777" w:rsidR="00711984" w:rsidRDefault="00711984">
      <w:pPr>
        <w:suppressAutoHyphens w:val="0"/>
        <w:spacing w:after="160" w:line="259" w:lineRule="auto"/>
      </w:pPr>
    </w:p>
    <w:p w14:paraId="496CA38C" w14:textId="77777777" w:rsidR="006B427B" w:rsidRDefault="006B427B">
      <w:pPr>
        <w:suppressAutoHyphens w:val="0"/>
        <w:spacing w:after="160" w:line="259" w:lineRule="auto"/>
        <w:sectPr w:rsidR="006B427B" w:rsidSect="009260EA">
          <w:headerReference w:type="default" r:id="rId9"/>
          <w:footerReference w:type="default" r:id="rId10"/>
          <w:pgSz w:w="11906" w:h="16838"/>
          <w:pgMar w:top="851" w:right="1416" w:bottom="964" w:left="1134" w:header="567" w:footer="567" w:gutter="0"/>
          <w:cols w:space="708"/>
          <w:docGrid w:linePitch="360"/>
        </w:sectPr>
      </w:pPr>
    </w:p>
    <w:p w14:paraId="567F91CC" w14:textId="77777777" w:rsidR="00AD25D9" w:rsidRDefault="00AD25D9" w:rsidP="00AD25D9">
      <w:pPr>
        <w:autoSpaceDE w:val="0"/>
        <w:spacing w:line="240" w:lineRule="auto"/>
        <w:jc w:val="center"/>
        <w:rPr>
          <w:rFonts w:cs="Arial"/>
          <w:b/>
          <w:bCs/>
          <w:color w:val="050000"/>
          <w:sz w:val="30"/>
          <w:szCs w:val="30"/>
        </w:rPr>
      </w:pPr>
      <w:r>
        <w:rPr>
          <w:rFonts w:cs="Arial"/>
          <w:b/>
          <w:bCs/>
          <w:color w:val="241A13"/>
          <w:sz w:val="30"/>
          <w:szCs w:val="30"/>
        </w:rPr>
        <w:lastRenderedPageBreak/>
        <w:t>VZNIK NÁJMU: Předávací pr</w:t>
      </w:r>
      <w:r>
        <w:rPr>
          <w:rFonts w:cs="Arial"/>
          <w:b/>
          <w:bCs/>
          <w:color w:val="050000"/>
          <w:sz w:val="30"/>
          <w:szCs w:val="30"/>
        </w:rPr>
        <w:t>otokol – Příloha č. 1</w:t>
      </w:r>
    </w:p>
    <w:p w14:paraId="7709296E" w14:textId="77777777" w:rsidR="00AD25D9" w:rsidRDefault="00AD25D9" w:rsidP="00AD25D9">
      <w:pPr>
        <w:tabs>
          <w:tab w:val="left" w:leader="underscore" w:pos="5289"/>
        </w:tabs>
        <w:autoSpaceDE w:val="0"/>
        <w:spacing w:before="288" w:after="240" w:line="249" w:lineRule="exact"/>
        <w:ind w:right="51"/>
        <w:rPr>
          <w:rFonts w:cs="Arial"/>
          <w:color w:val="050000"/>
          <w:szCs w:val="20"/>
        </w:rPr>
      </w:pPr>
      <w:r>
        <w:rPr>
          <w:rFonts w:cs="Arial"/>
          <w:color w:val="050000"/>
          <w:szCs w:val="20"/>
        </w:rPr>
        <w:t>Nemovitost</w:t>
      </w:r>
      <w:r w:rsidRPr="006B427B">
        <w:rPr>
          <w:rFonts w:cs="Arial"/>
          <w:color w:val="050000"/>
          <w:szCs w:val="20"/>
        </w:rPr>
        <w:t xml:space="preserve"> </w:t>
      </w:r>
      <w:r>
        <w:rPr>
          <w:rFonts w:cs="Arial"/>
          <w:color w:val="050000"/>
          <w:szCs w:val="20"/>
        </w:rPr>
        <w:t xml:space="preserve">byla </w:t>
      </w:r>
      <w:r w:rsidRPr="006B427B">
        <w:rPr>
          <w:rFonts w:cs="Arial"/>
          <w:color w:val="050000"/>
          <w:szCs w:val="20"/>
        </w:rPr>
        <w:t xml:space="preserve">nájemci </w:t>
      </w:r>
      <w:r w:rsidRPr="006B427B">
        <w:rPr>
          <w:rFonts w:cs="Arial"/>
          <w:color w:val="241A13"/>
          <w:szCs w:val="20"/>
        </w:rPr>
        <w:t>př</w:t>
      </w:r>
      <w:r w:rsidRPr="006B427B">
        <w:rPr>
          <w:rFonts w:cs="Arial"/>
          <w:color w:val="050000"/>
          <w:szCs w:val="20"/>
        </w:rPr>
        <w:t>e</w:t>
      </w:r>
      <w:r w:rsidRPr="006B427B">
        <w:rPr>
          <w:rFonts w:cs="Arial"/>
          <w:color w:val="241A13"/>
          <w:szCs w:val="20"/>
        </w:rPr>
        <w:t>dán</w:t>
      </w:r>
      <w:r>
        <w:rPr>
          <w:rFonts w:cs="Arial"/>
          <w:color w:val="241A13"/>
          <w:szCs w:val="20"/>
        </w:rPr>
        <w:t>a</w:t>
      </w:r>
      <w:r w:rsidRPr="006B427B">
        <w:rPr>
          <w:rFonts w:cs="Arial"/>
          <w:color w:val="241A13"/>
          <w:szCs w:val="20"/>
        </w:rPr>
        <w:t xml:space="preserve"> do už</w:t>
      </w:r>
      <w:r w:rsidRPr="006B427B">
        <w:rPr>
          <w:rFonts w:cs="Arial"/>
          <w:color w:val="3B3129"/>
          <w:szCs w:val="20"/>
        </w:rPr>
        <w:t>ív</w:t>
      </w:r>
      <w:r w:rsidRPr="006B427B">
        <w:rPr>
          <w:rFonts w:cs="Arial"/>
          <w:color w:val="241A13"/>
          <w:szCs w:val="20"/>
        </w:rPr>
        <w:t>á</w:t>
      </w:r>
      <w:r w:rsidRPr="006B427B">
        <w:rPr>
          <w:rFonts w:cs="Arial"/>
          <w:color w:val="3B3129"/>
          <w:szCs w:val="20"/>
        </w:rPr>
        <w:t xml:space="preserve">ní </w:t>
      </w:r>
      <w:r>
        <w:rPr>
          <w:rFonts w:cs="Arial"/>
          <w:color w:val="3B3129"/>
          <w:szCs w:val="20"/>
        </w:rPr>
        <w:t xml:space="preserve">níže uvedeného </w:t>
      </w:r>
      <w:r w:rsidRPr="006B427B">
        <w:rPr>
          <w:rFonts w:cs="Arial"/>
          <w:color w:val="3B3129"/>
          <w:szCs w:val="20"/>
        </w:rPr>
        <w:t>d</w:t>
      </w:r>
      <w:r w:rsidRPr="006B427B">
        <w:rPr>
          <w:rFonts w:cs="Arial"/>
          <w:color w:val="241A13"/>
          <w:szCs w:val="20"/>
        </w:rPr>
        <w:t>n</w:t>
      </w:r>
      <w:r w:rsidRPr="006B427B">
        <w:rPr>
          <w:rFonts w:cs="Arial"/>
          <w:color w:val="050000"/>
          <w:szCs w:val="20"/>
        </w:rPr>
        <w:t>e</w:t>
      </w:r>
      <w:r>
        <w:rPr>
          <w:rFonts w:cs="Arial"/>
          <w:color w:val="050000"/>
          <w:szCs w:val="20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6"/>
        <w:gridCol w:w="3329"/>
        <w:gridCol w:w="1980"/>
        <w:gridCol w:w="2509"/>
      </w:tblGrid>
      <w:tr w:rsidR="00AD25D9" w14:paraId="25BEA1CB" w14:textId="77777777" w:rsidTr="005111A4">
        <w:tc>
          <w:tcPr>
            <w:tcW w:w="1976" w:type="dxa"/>
          </w:tcPr>
          <w:p w14:paraId="35875780" w14:textId="77777777" w:rsidR="00AD25D9" w:rsidRDefault="00AD25D9" w:rsidP="00085C39">
            <w:r w:rsidRPr="006B427B">
              <w:t>Stav elektroměru:</w:t>
            </w:r>
          </w:p>
        </w:tc>
        <w:tc>
          <w:tcPr>
            <w:tcW w:w="3329" w:type="dxa"/>
          </w:tcPr>
          <w:p w14:paraId="24348AC4" w14:textId="6FDB5A2E" w:rsidR="00AD25D9" w:rsidRDefault="00E5475E" w:rsidP="00085C39">
            <w:proofErr w:type="gramStart"/>
            <w:r w:rsidRPr="00B650A9">
              <w:rPr>
                <w:sz w:val="18"/>
                <w:szCs w:val="21"/>
              </w:rPr>
              <w:t>VT:</w:t>
            </w:r>
            <w:r w:rsidR="005111A4">
              <w:rPr>
                <w:sz w:val="18"/>
                <w:szCs w:val="21"/>
              </w:rPr>
              <w:t xml:space="preserve"> </w:t>
            </w:r>
            <w:r w:rsidR="001159B2">
              <w:rPr>
                <w:sz w:val="18"/>
                <w:szCs w:val="21"/>
              </w:rPr>
              <w:t xml:space="preserve">  </w:t>
            </w:r>
            <w:proofErr w:type="gramEnd"/>
            <w:r w:rsidR="001159B2">
              <w:rPr>
                <w:sz w:val="18"/>
                <w:szCs w:val="21"/>
              </w:rPr>
              <w:t xml:space="preserve">         </w:t>
            </w:r>
            <w:r w:rsidR="00B650A9" w:rsidRPr="00B650A9">
              <w:rPr>
                <w:sz w:val="18"/>
                <w:szCs w:val="21"/>
              </w:rPr>
              <w:t>kWh</w:t>
            </w:r>
            <w:r w:rsidRPr="00B650A9">
              <w:rPr>
                <w:sz w:val="18"/>
                <w:szCs w:val="21"/>
              </w:rPr>
              <w:t>,</w:t>
            </w:r>
            <w:r w:rsidR="00B650A9" w:rsidRPr="00B650A9">
              <w:rPr>
                <w:sz w:val="18"/>
                <w:szCs w:val="21"/>
              </w:rPr>
              <w:t xml:space="preserve"> </w:t>
            </w:r>
            <w:proofErr w:type="gramStart"/>
            <w:r w:rsidRPr="00B650A9">
              <w:rPr>
                <w:sz w:val="18"/>
                <w:szCs w:val="21"/>
              </w:rPr>
              <w:t>NT:</w:t>
            </w:r>
            <w:r w:rsidR="005111A4">
              <w:rPr>
                <w:sz w:val="18"/>
                <w:szCs w:val="21"/>
              </w:rPr>
              <w:t xml:space="preserve"> </w:t>
            </w:r>
            <w:r w:rsidR="001159B2">
              <w:rPr>
                <w:sz w:val="18"/>
                <w:szCs w:val="21"/>
              </w:rPr>
              <w:t xml:space="preserve">  </w:t>
            </w:r>
            <w:proofErr w:type="gramEnd"/>
            <w:r w:rsidR="001159B2">
              <w:rPr>
                <w:sz w:val="18"/>
                <w:szCs w:val="21"/>
              </w:rPr>
              <w:t xml:space="preserve">       </w:t>
            </w:r>
            <w:r w:rsidR="005111A4">
              <w:rPr>
                <w:sz w:val="18"/>
                <w:szCs w:val="21"/>
              </w:rPr>
              <w:t> </w:t>
            </w:r>
            <w:r w:rsidR="00B650A9" w:rsidRPr="00B650A9">
              <w:rPr>
                <w:sz w:val="18"/>
                <w:szCs w:val="21"/>
              </w:rPr>
              <w:t>kWh</w:t>
            </w:r>
          </w:p>
        </w:tc>
        <w:tc>
          <w:tcPr>
            <w:tcW w:w="1980" w:type="dxa"/>
          </w:tcPr>
          <w:p w14:paraId="0EBC3CB3" w14:textId="77777777" w:rsidR="00AD25D9" w:rsidRDefault="00AD25D9" w:rsidP="00085C39">
            <w:r w:rsidRPr="006B427B">
              <w:t>Číslo elektroměru:</w:t>
            </w:r>
          </w:p>
        </w:tc>
        <w:tc>
          <w:tcPr>
            <w:tcW w:w="2509" w:type="dxa"/>
          </w:tcPr>
          <w:p w14:paraId="66715B0B" w14:textId="7E73F026" w:rsidR="00AD25D9" w:rsidRDefault="0084554C" w:rsidP="00085C39">
            <w:pPr>
              <w:rPr>
                <w:rFonts w:cs="Arial"/>
                <w:color w:val="050000"/>
                <w:szCs w:val="20"/>
              </w:rPr>
            </w:pPr>
            <w:r>
              <w:rPr>
                <w:rFonts w:cs="Arial"/>
                <w:color w:val="050000"/>
                <w:szCs w:val="20"/>
              </w:rPr>
              <w:t>A303515</w:t>
            </w:r>
          </w:p>
        </w:tc>
      </w:tr>
      <w:tr w:rsidR="00AD25D9" w14:paraId="382F7874" w14:textId="77777777" w:rsidTr="005111A4">
        <w:tc>
          <w:tcPr>
            <w:tcW w:w="1976" w:type="dxa"/>
          </w:tcPr>
          <w:p w14:paraId="1D51B8B2" w14:textId="77777777" w:rsidR="00AD25D9" w:rsidRDefault="00AD25D9" w:rsidP="00085C39">
            <w:r w:rsidRPr="006B427B">
              <w:t>Stav plynoměru:</w:t>
            </w:r>
          </w:p>
        </w:tc>
        <w:tc>
          <w:tcPr>
            <w:tcW w:w="3329" w:type="dxa"/>
          </w:tcPr>
          <w:p w14:paraId="6327573C" w14:textId="7BAA24EC" w:rsidR="00AD25D9" w:rsidRDefault="001159B2" w:rsidP="00085C39">
            <w:r>
              <w:t xml:space="preserve">   </w:t>
            </w:r>
            <w:r w:rsidR="005C022B">
              <w:t xml:space="preserve"> </w:t>
            </w:r>
            <w:r>
              <w:t xml:space="preserve">              </w:t>
            </w:r>
            <w:r w:rsidR="00B650A9">
              <w:t>m3</w:t>
            </w:r>
          </w:p>
        </w:tc>
        <w:tc>
          <w:tcPr>
            <w:tcW w:w="1980" w:type="dxa"/>
          </w:tcPr>
          <w:p w14:paraId="774A7914" w14:textId="77777777" w:rsidR="00AD25D9" w:rsidRDefault="00AD25D9" w:rsidP="00085C39">
            <w:r w:rsidRPr="006B427B">
              <w:t>Číslo plynoměru:</w:t>
            </w:r>
          </w:p>
        </w:tc>
        <w:tc>
          <w:tcPr>
            <w:tcW w:w="2509" w:type="dxa"/>
          </w:tcPr>
          <w:p w14:paraId="7F13DDC3" w14:textId="7C0B6433" w:rsidR="00AD25D9" w:rsidRDefault="0084554C" w:rsidP="00085C39">
            <w:pPr>
              <w:rPr>
                <w:rFonts w:cs="Arial"/>
                <w:color w:val="050000"/>
                <w:szCs w:val="20"/>
              </w:rPr>
            </w:pPr>
            <w:r>
              <w:rPr>
                <w:rFonts w:cs="Arial"/>
                <w:color w:val="050000"/>
                <w:szCs w:val="20"/>
              </w:rPr>
              <w:t xml:space="preserve">1326 </w:t>
            </w:r>
            <w:proofErr w:type="gramStart"/>
            <w:r>
              <w:rPr>
                <w:rFonts w:cs="Arial"/>
                <w:color w:val="050000"/>
                <w:szCs w:val="20"/>
              </w:rPr>
              <w:t>2467 – 169</w:t>
            </w:r>
            <w:proofErr w:type="gramEnd"/>
            <w:r>
              <w:rPr>
                <w:rFonts w:cs="Arial"/>
                <w:color w:val="050000"/>
                <w:szCs w:val="20"/>
              </w:rPr>
              <w:t xml:space="preserve"> – </w:t>
            </w:r>
            <w:proofErr w:type="gramStart"/>
            <w:r>
              <w:rPr>
                <w:rFonts w:cs="Arial"/>
                <w:color w:val="050000"/>
                <w:szCs w:val="20"/>
              </w:rPr>
              <w:t>22 - 1</w:t>
            </w:r>
            <w:proofErr w:type="gramEnd"/>
          </w:p>
        </w:tc>
      </w:tr>
      <w:tr w:rsidR="00AD25D9" w14:paraId="46D0D088" w14:textId="77777777" w:rsidTr="005111A4">
        <w:tc>
          <w:tcPr>
            <w:tcW w:w="1976" w:type="dxa"/>
          </w:tcPr>
          <w:p w14:paraId="102CC24D" w14:textId="77777777" w:rsidR="00AD25D9" w:rsidRDefault="00AD25D9" w:rsidP="00085C39">
            <w:r w:rsidRPr="006B427B">
              <w:t>Stav studené vody:</w:t>
            </w:r>
          </w:p>
        </w:tc>
        <w:tc>
          <w:tcPr>
            <w:tcW w:w="3329" w:type="dxa"/>
          </w:tcPr>
          <w:p w14:paraId="2026B461" w14:textId="5833B37F" w:rsidR="00AD25D9" w:rsidRDefault="001159B2" w:rsidP="00085C39">
            <w:r>
              <w:t xml:space="preserve">                 </w:t>
            </w:r>
            <w:r w:rsidR="005C022B">
              <w:t xml:space="preserve"> </w:t>
            </w:r>
            <w:r w:rsidR="00B650A9">
              <w:t>m3</w:t>
            </w:r>
          </w:p>
        </w:tc>
        <w:tc>
          <w:tcPr>
            <w:tcW w:w="1980" w:type="dxa"/>
          </w:tcPr>
          <w:p w14:paraId="07E2ADC1" w14:textId="6CA5BD41" w:rsidR="00AD25D9" w:rsidRDefault="00AD25D9" w:rsidP="00085C39"/>
        </w:tc>
        <w:tc>
          <w:tcPr>
            <w:tcW w:w="2509" w:type="dxa"/>
          </w:tcPr>
          <w:p w14:paraId="1E3087A7" w14:textId="77777777" w:rsidR="00AD25D9" w:rsidRDefault="00AD25D9" w:rsidP="00085C39">
            <w:pPr>
              <w:rPr>
                <w:rFonts w:cs="Arial"/>
                <w:color w:val="050000"/>
                <w:szCs w:val="20"/>
              </w:rPr>
            </w:pPr>
          </w:p>
        </w:tc>
      </w:tr>
      <w:tr w:rsidR="00AD25D9" w14:paraId="1E475E0B" w14:textId="77777777" w:rsidTr="005111A4">
        <w:tc>
          <w:tcPr>
            <w:tcW w:w="1976" w:type="dxa"/>
          </w:tcPr>
          <w:p w14:paraId="53DCDA74" w14:textId="29A63FE1" w:rsidR="00AD25D9" w:rsidRDefault="00AD25D9" w:rsidP="00085C39"/>
        </w:tc>
        <w:tc>
          <w:tcPr>
            <w:tcW w:w="3329" w:type="dxa"/>
          </w:tcPr>
          <w:p w14:paraId="5AB5874E" w14:textId="77777777" w:rsidR="00AD25D9" w:rsidRDefault="00AD25D9" w:rsidP="00085C39"/>
        </w:tc>
        <w:tc>
          <w:tcPr>
            <w:tcW w:w="1980" w:type="dxa"/>
          </w:tcPr>
          <w:p w14:paraId="01149C26" w14:textId="78FC782B" w:rsidR="00AD25D9" w:rsidRDefault="00AD25D9" w:rsidP="00085C39"/>
        </w:tc>
        <w:tc>
          <w:tcPr>
            <w:tcW w:w="2509" w:type="dxa"/>
          </w:tcPr>
          <w:p w14:paraId="0EB704FF" w14:textId="77777777" w:rsidR="00AD25D9" w:rsidRDefault="00AD25D9" w:rsidP="00085C39">
            <w:pPr>
              <w:rPr>
                <w:rFonts w:cs="Arial"/>
                <w:color w:val="050000"/>
                <w:szCs w:val="20"/>
              </w:rPr>
            </w:pPr>
          </w:p>
        </w:tc>
      </w:tr>
      <w:tr w:rsidR="00AD25D9" w14:paraId="38EBE82E" w14:textId="77777777" w:rsidTr="00D9477F">
        <w:trPr>
          <w:trHeight w:val="777"/>
        </w:trPr>
        <w:tc>
          <w:tcPr>
            <w:tcW w:w="1976" w:type="dxa"/>
          </w:tcPr>
          <w:p w14:paraId="32EF7BD7" w14:textId="77777777" w:rsidR="00AD25D9" w:rsidRDefault="00AD25D9" w:rsidP="00085C39">
            <w:r>
              <w:t>Předané klíče:</w:t>
            </w:r>
          </w:p>
        </w:tc>
        <w:tc>
          <w:tcPr>
            <w:tcW w:w="7818" w:type="dxa"/>
            <w:gridSpan w:val="3"/>
          </w:tcPr>
          <w:p w14:paraId="286EACE7" w14:textId="380AF288" w:rsidR="00AD25D9" w:rsidRDefault="001159B2" w:rsidP="00085C39">
            <w:r>
              <w:t>2</w:t>
            </w:r>
            <w:r w:rsidR="00AD25D9">
              <w:t xml:space="preserve"> byt, </w:t>
            </w:r>
            <w:r>
              <w:t>2</w:t>
            </w:r>
            <w:r w:rsidR="00AD25D9">
              <w:t xml:space="preserve"> vchod budovy</w:t>
            </w:r>
            <w:r w:rsidR="005343D1">
              <w:t xml:space="preserve"> (čip)</w:t>
            </w:r>
            <w:r w:rsidR="00AD25D9">
              <w:t xml:space="preserve">, </w:t>
            </w:r>
            <w:r w:rsidR="0062577B">
              <w:t>0</w:t>
            </w:r>
            <w:r w:rsidR="00AD25D9">
              <w:t xml:space="preserve"> poštovní schránka</w:t>
            </w:r>
            <w:r w:rsidR="00375FF7">
              <w:t>, 2 klíč od pokoje</w:t>
            </w:r>
          </w:p>
        </w:tc>
      </w:tr>
    </w:tbl>
    <w:p w14:paraId="4D370F21" w14:textId="77777777" w:rsidR="00AD25D9" w:rsidRPr="00216DE7" w:rsidRDefault="00AD25D9" w:rsidP="00AD25D9">
      <w:pPr>
        <w:autoSpaceDE w:val="0"/>
        <w:spacing w:before="254" w:after="240" w:line="278" w:lineRule="exact"/>
        <w:ind w:right="28"/>
        <w:rPr>
          <w:rFonts w:cs="Arial"/>
          <w:b/>
          <w:color w:val="050000"/>
          <w:szCs w:val="20"/>
        </w:rPr>
      </w:pPr>
      <w:r>
        <w:rPr>
          <w:rFonts w:cs="Arial"/>
          <w:b/>
          <w:color w:val="050000"/>
          <w:szCs w:val="20"/>
        </w:rPr>
        <w:t>POPIS STAVU A VYBAVENÍ JEDNOTLIVÝCH MÍSTNOSTÍ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7533"/>
      </w:tblGrid>
      <w:tr w:rsidR="00AD25D9" w14:paraId="0057C13A" w14:textId="77777777" w:rsidTr="00D9477F">
        <w:trPr>
          <w:trHeight w:val="1145"/>
        </w:trPr>
        <w:tc>
          <w:tcPr>
            <w:tcW w:w="2265" w:type="dxa"/>
          </w:tcPr>
          <w:p w14:paraId="1B6B2408" w14:textId="77777777" w:rsidR="00AD25D9" w:rsidRDefault="00AD25D9" w:rsidP="00085C39">
            <w:pPr>
              <w:rPr>
                <w:rFonts w:cs="Arial"/>
                <w:color w:val="050000"/>
                <w:szCs w:val="20"/>
              </w:rPr>
            </w:pPr>
            <w:r>
              <w:t>Upřesnění vybavení:</w:t>
            </w:r>
          </w:p>
        </w:tc>
        <w:tc>
          <w:tcPr>
            <w:tcW w:w="7533" w:type="dxa"/>
          </w:tcPr>
          <w:p w14:paraId="119B70C1" w14:textId="77777777" w:rsidR="00AD25D9" w:rsidRDefault="00AD25D9" w:rsidP="00085C39">
            <w:pPr>
              <w:spacing w:line="276" w:lineRule="auto"/>
              <w:rPr>
                <w:ins w:id="5" w:author="Petr Vích" w:date="2022-06-29T09:02:00Z"/>
                <w:rFonts w:cs="Arial"/>
                <w:color w:val="050000"/>
              </w:rPr>
            </w:pPr>
            <w:r w:rsidRPr="00831EF8">
              <w:rPr>
                <w:rFonts w:cs="Arial"/>
                <w:color w:val="050000"/>
              </w:rPr>
              <w:t xml:space="preserve">Při předání </w:t>
            </w:r>
            <w:r w:rsidR="000A52B0">
              <w:rPr>
                <w:rFonts w:cs="Arial"/>
                <w:color w:val="050000"/>
              </w:rPr>
              <w:t>nemovitosti</w:t>
            </w:r>
            <w:r w:rsidRPr="00831EF8">
              <w:rPr>
                <w:rFonts w:cs="Arial"/>
                <w:color w:val="050000"/>
              </w:rPr>
              <w:t xml:space="preserve"> byla pořízena fotodokumentace pro účely porovnání rozdílů stavu </w:t>
            </w:r>
            <w:r w:rsidR="00E21112">
              <w:rPr>
                <w:rFonts w:cs="Arial"/>
                <w:color w:val="050000"/>
              </w:rPr>
              <w:t>nemovitosti</w:t>
            </w:r>
            <w:r w:rsidRPr="00831EF8">
              <w:rPr>
                <w:rFonts w:cs="Arial"/>
                <w:color w:val="050000"/>
              </w:rPr>
              <w:t xml:space="preserve"> a jeho vybavení při vzniku a zániku nájmu</w:t>
            </w:r>
            <w:r>
              <w:rPr>
                <w:rFonts w:cs="Arial"/>
                <w:color w:val="050000"/>
              </w:rPr>
              <w:t>.</w:t>
            </w:r>
          </w:p>
          <w:p w14:paraId="2FC51E91" w14:textId="77777777" w:rsidR="00651C78" w:rsidRDefault="00651C78" w:rsidP="00085C39">
            <w:pPr>
              <w:spacing w:line="276" w:lineRule="auto"/>
              <w:rPr>
                <w:ins w:id="6" w:author="Petr Vích" w:date="2022-06-29T09:02:00Z"/>
                <w:rFonts w:cs="Arial"/>
                <w:color w:val="050000"/>
              </w:rPr>
            </w:pPr>
          </w:p>
          <w:p w14:paraId="78521760" w14:textId="37E7F119" w:rsidR="00651C78" w:rsidRPr="00D9477F" w:rsidRDefault="00651C78" w:rsidP="00085C39">
            <w:pPr>
              <w:spacing w:line="276" w:lineRule="auto"/>
              <w:rPr>
                <w:rFonts w:cs="Arial"/>
                <w:color w:val="050000"/>
              </w:rPr>
            </w:pPr>
            <w:r w:rsidRPr="00D9477F">
              <w:rPr>
                <w:rFonts w:cs="Arial"/>
                <w:color w:val="050000"/>
              </w:rPr>
              <w:t>V bytě je pračka a dvě lednice</w:t>
            </w:r>
            <w:r w:rsidR="00A82BFF" w:rsidRPr="00D9477F">
              <w:rPr>
                <w:rFonts w:cs="Arial"/>
                <w:color w:val="050000"/>
              </w:rPr>
              <w:t>, myčka, vysavač</w:t>
            </w:r>
            <w:r w:rsidR="00A91269" w:rsidRPr="00D9477F">
              <w:rPr>
                <w:rFonts w:cs="Arial"/>
                <w:color w:val="050000"/>
              </w:rPr>
              <w:t>. Kuchyňská linka je vybavena elektrickou varnou deskou.</w:t>
            </w:r>
          </w:p>
        </w:tc>
      </w:tr>
    </w:tbl>
    <w:p w14:paraId="419C9195" w14:textId="77777777" w:rsidR="00AD25D9" w:rsidRDefault="00AD25D9" w:rsidP="00AD25D9">
      <w:pPr>
        <w:autoSpaceDE w:val="0"/>
        <w:spacing w:line="278" w:lineRule="exact"/>
        <w:ind w:right="28"/>
        <w:rPr>
          <w:rFonts w:cs="Arial"/>
          <w:color w:val="050000"/>
        </w:rPr>
      </w:pPr>
    </w:p>
    <w:p w14:paraId="2E89CDDC" w14:textId="77777777" w:rsidR="00AD25D9" w:rsidRDefault="00AD25D9" w:rsidP="00AD25D9">
      <w:pPr>
        <w:autoSpaceDE w:val="0"/>
        <w:spacing w:line="278" w:lineRule="exact"/>
        <w:ind w:right="28"/>
        <w:rPr>
          <w:rFonts w:cs="Arial"/>
          <w:color w:val="050000"/>
        </w:rPr>
      </w:pPr>
      <w:r w:rsidRPr="004C0F9B">
        <w:rPr>
          <w:rFonts w:cs="Arial"/>
          <w:noProof/>
          <w:color w:val="040000"/>
          <w:sz w:val="14"/>
          <w:szCs w:val="21"/>
          <w:lang w:eastAsia="cs-CZ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A0F333F" wp14:editId="66AAFF95">
                <wp:simplePos x="0" y="0"/>
                <wp:positionH relativeFrom="column">
                  <wp:posOffset>-2540</wp:posOffset>
                </wp:positionH>
                <wp:positionV relativeFrom="paragraph">
                  <wp:posOffset>273050</wp:posOffset>
                </wp:positionV>
                <wp:extent cx="6115050" cy="463550"/>
                <wp:effectExtent l="0" t="0" r="19050" b="19050"/>
                <wp:wrapTopAndBottom/>
                <wp:docPr id="15" name="Textové po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5050" cy="4635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81E147" w14:textId="77777777" w:rsidR="00085C39" w:rsidRDefault="00085C39" w:rsidP="00AD25D9">
                            <w:pPr>
                              <w:spacing w:line="240" w:lineRule="auto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72000" tIns="0" rIns="72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0F333F" id="Textové pole 15" o:spid="_x0000_s1030" type="#_x0000_t202" style="position:absolute;margin-left:-.2pt;margin-top:21.5pt;width:481.5pt;height:36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" fillcolor="white [3201]" strokecolor="black [3200]" strokeweight="1pt">
                <v:textbox inset="2mm,0,2mm,0">
                  <w:txbxContent>
                    <w:p w14:paraId="0881E147" w14:textId="77777777" w:rsidR="00085C39" w:rsidRDefault="00085C39" w:rsidP="00AD25D9">
                      <w:pPr>
                        <w:spacing w:line="240" w:lineRule="auto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2D5665">
        <w:rPr>
          <w:rFonts w:cs="Arial"/>
          <w:color w:val="050000"/>
        </w:rPr>
        <w:t>Vyjádření stran:</w:t>
      </w:r>
    </w:p>
    <w:p w14:paraId="77AB32C8" w14:textId="69BABD04" w:rsidR="00AD25D9" w:rsidRDefault="00AD25D9" w:rsidP="00AD25D9">
      <w:pPr>
        <w:autoSpaceDE w:val="0"/>
        <w:spacing w:before="297" w:line="278" w:lineRule="exact"/>
        <w:ind w:right="1459"/>
        <w:rPr>
          <w:rFonts w:cs="Arial"/>
          <w:color w:val="050000"/>
          <w:szCs w:val="20"/>
        </w:rPr>
      </w:pPr>
    </w:p>
    <w:p w14:paraId="7DC815E4" w14:textId="77777777" w:rsidR="00AD25D9" w:rsidRDefault="00AD25D9" w:rsidP="00AD25D9">
      <w:pPr>
        <w:autoSpaceDE w:val="0"/>
        <w:spacing w:before="297" w:line="278" w:lineRule="exact"/>
        <w:ind w:right="1459"/>
        <w:rPr>
          <w:rFonts w:cs="Arial"/>
          <w:color w:val="050000"/>
          <w:szCs w:val="20"/>
        </w:rPr>
      </w:pPr>
      <w:r>
        <w:rPr>
          <w:rFonts w:cs="Arial"/>
          <w:noProof/>
          <w:color w:val="040000"/>
          <w:sz w:val="18"/>
          <w:szCs w:val="21"/>
          <w:lang w:eastAsia="cs-CZ"/>
        </w:rPr>
        <mc:AlternateContent>
          <mc:Choice Requires="wps">
            <w:drawing>
              <wp:inline distT="0" distB="0" distL="0" distR="0" wp14:anchorId="3CC53EE4" wp14:editId="51684802">
                <wp:extent cx="2536167" cy="200025"/>
                <wp:effectExtent l="0" t="0" r="17145" b="15875"/>
                <wp:docPr id="11" name="Textové po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6167" cy="20002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AC1A56" w14:textId="1C39F643" w:rsidR="00085C39" w:rsidRDefault="00085C39" w:rsidP="00AD25D9">
                            <w:pPr>
                              <w:spacing w:line="240" w:lineRule="auto"/>
                            </w:pPr>
                            <w:r w:rsidRPr="00FC4DEF">
                              <w:t xml:space="preserve">V </w:t>
                            </w:r>
                            <w:r w:rsidR="005343D1">
                              <w:t>Praze</w:t>
                            </w:r>
                            <w:r w:rsidRPr="00FC4DEF">
                              <w:t xml:space="preserve"> dne</w:t>
                            </w:r>
                            <w:r w:rsidR="00002D85">
                              <w:t xml:space="preserve"> </w:t>
                            </w:r>
                            <w:r w:rsidR="00DC4945">
                              <w:t xml:space="preserve">1. </w:t>
                            </w:r>
                            <w:r w:rsidR="00BF29A0">
                              <w:t>6</w:t>
                            </w:r>
                            <w:r w:rsidR="00DC4945">
                              <w:t>. 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0" rIns="72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CC53EE4" id="Textové pole 11" o:spid="_x0000_s1031" type="#_x0000_t202" style="width:199.7pt;height:15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" fillcolor="white [3201]" strokecolor="black [3200]" strokeweight="1pt">
                <v:textbox inset="2mm,0,2mm,0">
                  <w:txbxContent>
                    <w:p w14:paraId="79AC1A56" w14:textId="1C39F643" w:rsidR="00085C39" w:rsidRDefault="00085C39" w:rsidP="00AD25D9">
                      <w:pPr>
                        <w:spacing w:line="240" w:lineRule="auto"/>
                      </w:pPr>
                      <w:r w:rsidRPr="00FC4DEF">
                        <w:t xml:space="preserve">V </w:t>
                      </w:r>
                      <w:r w:rsidR="005343D1">
                        <w:t>Praze</w:t>
                      </w:r>
                      <w:r w:rsidRPr="00FC4DEF">
                        <w:t xml:space="preserve"> dne</w:t>
                      </w:r>
                      <w:r w:rsidR="00002D85">
                        <w:t xml:space="preserve"> </w:t>
                      </w:r>
                      <w:r w:rsidR="00DC4945">
                        <w:t xml:space="preserve">1. </w:t>
                      </w:r>
                      <w:r w:rsidR="00BF29A0">
                        <w:t>6</w:t>
                      </w:r>
                      <w:r w:rsidR="00DC4945">
                        <w:t>. 2025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FFCDA1D" w14:textId="77777777" w:rsidR="00AD25D9" w:rsidRDefault="00AD25D9" w:rsidP="00AD25D9">
      <w:pPr>
        <w:autoSpaceDE w:val="0"/>
        <w:spacing w:before="297" w:line="278" w:lineRule="exact"/>
        <w:ind w:right="1459"/>
        <w:rPr>
          <w:rFonts w:cs="Arial"/>
          <w:color w:val="050000"/>
          <w:szCs w:val="20"/>
        </w:rPr>
      </w:pPr>
      <w:r>
        <w:rPr>
          <w:rFonts w:cs="Arial"/>
          <w:noProof/>
          <w:color w:val="040000"/>
          <w:sz w:val="18"/>
          <w:szCs w:val="21"/>
          <w:lang w:eastAsia="cs-CZ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BC1339" wp14:editId="4A662629">
                <wp:simplePos x="0" y="0"/>
                <wp:positionH relativeFrom="column">
                  <wp:posOffset>1188085</wp:posOffset>
                </wp:positionH>
                <wp:positionV relativeFrom="paragraph">
                  <wp:posOffset>97790</wp:posOffset>
                </wp:positionV>
                <wp:extent cx="1714500" cy="400050"/>
                <wp:effectExtent l="0" t="0" r="12700" b="19050"/>
                <wp:wrapNone/>
                <wp:docPr id="9" name="Textové po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0" cy="4000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7B4243" w14:textId="77777777" w:rsidR="00085C39" w:rsidRDefault="00085C39" w:rsidP="00AD25D9">
                            <w:pPr>
                              <w:spacing w:line="240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72000" tIns="0" rIns="7200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BC1339" id="Textové pole 9" o:spid="_x0000_s1032" type="#_x0000_t202" style="position:absolute;margin-left:93.55pt;margin-top:7.7pt;width:135pt;height:31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" fillcolor="white [3201]" strokecolor="black [3200]" strokeweight="1pt">
                <v:textbox inset="2mm,0,2mm,0">
                  <w:txbxContent>
                    <w:p w14:paraId="5A7B4243" w14:textId="77777777" w:rsidR="00085C39" w:rsidRDefault="00085C39" w:rsidP="00AD25D9">
                      <w:pPr>
                        <w:spacing w:line="240" w:lineRule="auto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cs="Arial"/>
          <w:noProof/>
          <w:color w:val="040000"/>
          <w:sz w:val="18"/>
          <w:szCs w:val="21"/>
          <w:lang w:eastAsia="cs-CZ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E3B478B" wp14:editId="79422C03">
                <wp:simplePos x="0" y="0"/>
                <wp:positionH relativeFrom="column">
                  <wp:posOffset>4017010</wp:posOffset>
                </wp:positionH>
                <wp:positionV relativeFrom="paragraph">
                  <wp:posOffset>97790</wp:posOffset>
                </wp:positionV>
                <wp:extent cx="1838325" cy="400050"/>
                <wp:effectExtent l="0" t="0" r="15875" b="19050"/>
                <wp:wrapNone/>
                <wp:docPr id="10" name="Textové po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8325" cy="4000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A9E945" w14:textId="77777777" w:rsidR="00085C39" w:rsidRDefault="00085C39" w:rsidP="00AD25D9">
                            <w:pPr>
                              <w:spacing w:line="240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72000" tIns="0" rIns="7200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3B478B" id="Textové pole 10" o:spid="_x0000_s1033" type="#_x0000_t202" style="position:absolute;margin-left:316.3pt;margin-top:7.7pt;width:144.75pt;height:31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" fillcolor="white [3201]" strokecolor="black [3200]" strokeweight="1pt">
                <v:textbox inset="2mm,0,2mm,0">
                  <w:txbxContent>
                    <w:p w14:paraId="45A9E945" w14:textId="77777777" w:rsidR="00085C39" w:rsidRDefault="00085C39" w:rsidP="00AD25D9">
                      <w:pPr>
                        <w:spacing w:line="240" w:lineRule="auto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Pr="006B427B">
        <w:rPr>
          <w:rFonts w:cs="Arial"/>
          <w:color w:val="050000"/>
          <w:szCs w:val="20"/>
        </w:rPr>
        <w:t xml:space="preserve">Za pronajímatele: </w:t>
      </w:r>
      <w:r w:rsidRPr="006B427B">
        <w:rPr>
          <w:rFonts w:cs="Arial"/>
          <w:color w:val="050000"/>
          <w:szCs w:val="20"/>
        </w:rPr>
        <w:tab/>
      </w:r>
      <w:r w:rsidRPr="006B427B">
        <w:rPr>
          <w:rFonts w:cs="Arial"/>
          <w:color w:val="050000"/>
          <w:szCs w:val="20"/>
        </w:rPr>
        <w:tab/>
      </w:r>
      <w:r w:rsidRPr="006B427B">
        <w:rPr>
          <w:rFonts w:cs="Arial"/>
          <w:color w:val="050000"/>
          <w:szCs w:val="20"/>
        </w:rPr>
        <w:tab/>
      </w:r>
      <w:r w:rsidRPr="006B427B">
        <w:rPr>
          <w:rFonts w:cs="Arial"/>
          <w:color w:val="050000"/>
          <w:szCs w:val="20"/>
        </w:rPr>
        <w:tab/>
      </w:r>
      <w:r w:rsidRPr="006B427B">
        <w:rPr>
          <w:rFonts w:cs="Arial"/>
          <w:color w:val="050000"/>
          <w:szCs w:val="20"/>
        </w:rPr>
        <w:tab/>
      </w:r>
      <w:r>
        <w:rPr>
          <w:rFonts w:cs="Arial"/>
          <w:color w:val="050000"/>
          <w:szCs w:val="20"/>
        </w:rPr>
        <w:t xml:space="preserve"> </w:t>
      </w:r>
      <w:r w:rsidRPr="006B427B">
        <w:rPr>
          <w:rFonts w:cs="Arial"/>
          <w:color w:val="050000"/>
          <w:szCs w:val="20"/>
        </w:rPr>
        <w:t>Za ná</w:t>
      </w:r>
      <w:r w:rsidRPr="006B427B">
        <w:rPr>
          <w:rFonts w:cs="Arial"/>
          <w:color w:val="241A13"/>
          <w:szCs w:val="20"/>
        </w:rPr>
        <w:t>j</w:t>
      </w:r>
      <w:r w:rsidRPr="006B427B">
        <w:rPr>
          <w:rFonts w:cs="Arial"/>
          <w:color w:val="050000"/>
          <w:szCs w:val="20"/>
        </w:rPr>
        <w:t xml:space="preserve">emce: </w:t>
      </w:r>
    </w:p>
    <w:p w14:paraId="28EDEFEB" w14:textId="57447487" w:rsidR="004A660B" w:rsidRPr="00091BEF" w:rsidRDefault="004A660B" w:rsidP="00091BEF">
      <w:pPr>
        <w:autoSpaceDE w:val="0"/>
        <w:spacing w:line="259" w:lineRule="exact"/>
        <w:rPr>
          <w:rFonts w:cs="Arial"/>
          <w:b/>
          <w:bCs/>
          <w:color w:val="050000"/>
          <w:sz w:val="24"/>
          <w:szCs w:val="20"/>
        </w:rPr>
      </w:pPr>
    </w:p>
    <w:sectPr w:rsidR="004A660B" w:rsidRPr="00091BEF" w:rsidSect="009260EA">
      <w:footerReference w:type="default" r:id="rId11"/>
      <w:pgSz w:w="11906" w:h="16838"/>
      <w:pgMar w:top="964" w:right="1134" w:bottom="1134" w:left="964" w:header="567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3DFDA6" w14:textId="77777777" w:rsidR="009260EA" w:rsidRDefault="009260EA" w:rsidP="00FF65AB">
      <w:pPr>
        <w:spacing w:line="240" w:lineRule="auto"/>
      </w:pPr>
      <w:r>
        <w:separator/>
      </w:r>
    </w:p>
  </w:endnote>
  <w:endnote w:type="continuationSeparator" w:id="0">
    <w:p w14:paraId="0674A7F2" w14:textId="77777777" w:rsidR="009260EA" w:rsidRDefault="009260EA" w:rsidP="00FF65AB">
      <w:pPr>
        <w:spacing w:line="240" w:lineRule="auto"/>
      </w:pPr>
      <w:r>
        <w:continuationSeparator/>
      </w:r>
    </w:p>
  </w:endnote>
  <w:endnote w:type="continuationNotice" w:id="1">
    <w:p w14:paraId="08D0DAC2" w14:textId="77777777" w:rsidR="009260EA" w:rsidRDefault="009260EA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7904E" w14:textId="481DC925" w:rsidR="00085C39" w:rsidRPr="00BD70BB" w:rsidRDefault="00085C39">
    <w:pPr>
      <w:pStyle w:val="Footer"/>
      <w:jc w:val="right"/>
      <w:rPr>
        <w:sz w:val="16"/>
      </w:rPr>
    </w:pPr>
    <w:r w:rsidRPr="00BD70BB">
      <w:rPr>
        <w:sz w:val="16"/>
      </w:rPr>
      <w:t xml:space="preserve">Nájemní smlouva: </w:t>
    </w:r>
    <w:sdt>
      <w:sdtPr>
        <w:rPr>
          <w:sz w:val="16"/>
        </w:rPr>
        <w:id w:val="-372386529"/>
        <w:docPartObj>
          <w:docPartGallery w:val="Page Numbers (Bottom of Page)"/>
          <w:docPartUnique/>
        </w:docPartObj>
      </w:sdtPr>
      <w:sdtEndPr/>
      <w:sdtContent>
        <w:r w:rsidRPr="00BD70BB">
          <w:rPr>
            <w:sz w:val="16"/>
          </w:rPr>
          <w:fldChar w:fldCharType="begin"/>
        </w:r>
        <w:r w:rsidRPr="00BD70BB">
          <w:rPr>
            <w:sz w:val="16"/>
          </w:rPr>
          <w:instrText>PAGE   \* MERGEFORMAT</w:instrText>
        </w:r>
        <w:r w:rsidRPr="00BD70BB">
          <w:rPr>
            <w:sz w:val="16"/>
          </w:rPr>
          <w:fldChar w:fldCharType="separate"/>
        </w:r>
        <w:r w:rsidR="00EF6780">
          <w:rPr>
            <w:noProof/>
            <w:sz w:val="16"/>
          </w:rPr>
          <w:t>3</w:t>
        </w:r>
        <w:r w:rsidRPr="00BD70BB">
          <w:rPr>
            <w:sz w:val="16"/>
          </w:rPr>
          <w:fldChar w:fldCharType="end"/>
        </w:r>
        <w:r w:rsidRPr="00BD70BB">
          <w:rPr>
            <w:sz w:val="16"/>
          </w:rPr>
          <w:t>/</w:t>
        </w:r>
        <w:r>
          <w:rPr>
            <w:sz w:val="16"/>
          </w:rPr>
          <w:fldChar w:fldCharType="begin"/>
        </w:r>
        <w:r>
          <w:rPr>
            <w:sz w:val="16"/>
          </w:rPr>
          <w:instrText xml:space="preserve"> SECTIONPAGES   \* MERGEFORMAT </w:instrText>
        </w:r>
        <w:r>
          <w:rPr>
            <w:sz w:val="16"/>
          </w:rPr>
          <w:fldChar w:fldCharType="separate"/>
        </w:r>
        <w:r w:rsidR="00BF29A0">
          <w:rPr>
            <w:noProof/>
            <w:sz w:val="16"/>
          </w:rPr>
          <w:t>5</w:t>
        </w:r>
        <w:r>
          <w:rPr>
            <w:sz w:val="16"/>
          </w:rPr>
          <w:fldChar w:fldCharType="end"/>
        </w:r>
      </w:sdtContent>
    </w:sdt>
  </w:p>
  <w:p w14:paraId="224A1B19" w14:textId="77777777" w:rsidR="00085C39" w:rsidRDefault="00085C39" w:rsidP="00FF65AB">
    <w:pPr>
      <w:pStyle w:val="Footer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0CF855" w14:textId="72A27EFA" w:rsidR="00085C39" w:rsidRPr="00501595" w:rsidRDefault="00085C39" w:rsidP="00FF65AB">
    <w:pPr>
      <w:pStyle w:val="Footer"/>
      <w:jc w:val="right"/>
      <w:rPr>
        <w:sz w:val="16"/>
      </w:rPr>
    </w:pPr>
    <w:r w:rsidRPr="00501595">
      <w:rPr>
        <w:sz w:val="16"/>
      </w:rPr>
      <w:t>Předávací protokol k nájemní smlouvě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893E2C" w14:textId="77777777" w:rsidR="009260EA" w:rsidRDefault="009260EA" w:rsidP="00FF65AB">
      <w:pPr>
        <w:spacing w:line="240" w:lineRule="auto"/>
      </w:pPr>
      <w:r>
        <w:separator/>
      </w:r>
    </w:p>
  </w:footnote>
  <w:footnote w:type="continuationSeparator" w:id="0">
    <w:p w14:paraId="27766340" w14:textId="77777777" w:rsidR="009260EA" w:rsidRDefault="009260EA" w:rsidP="00FF65AB">
      <w:pPr>
        <w:spacing w:line="240" w:lineRule="auto"/>
      </w:pPr>
      <w:r>
        <w:continuationSeparator/>
      </w:r>
    </w:p>
  </w:footnote>
  <w:footnote w:type="continuationNotice" w:id="1">
    <w:p w14:paraId="063BF537" w14:textId="77777777" w:rsidR="009260EA" w:rsidRDefault="009260EA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14AED" w14:textId="77777777" w:rsidR="005E3705" w:rsidRDefault="005E370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ascii="Arial" w:hAnsi="Arial" w:cs="Arial"/>
        <w:b w:val="0"/>
      </w:rPr>
    </w:lvl>
  </w:abstractNum>
  <w:abstractNum w:abstractNumId="1" w15:restartNumberingAfterBreak="0">
    <w:nsid w:val="00000002"/>
    <w:multiLevelType w:val="hybridMultilevel"/>
    <w:tmpl w:val="00000002"/>
    <w:name w:val="WW8Num2"/>
    <w:lvl w:ilvl="0" w:tplc="BB16F502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ascii="Arial" w:hAnsi="Arial" w:cs="Arial"/>
      </w:rPr>
    </w:lvl>
    <w:lvl w:ilvl="1" w:tplc="D122A08C">
      <w:numFmt w:val="decimal"/>
      <w:lvlText w:val=""/>
      <w:lvlJc w:val="left"/>
    </w:lvl>
    <w:lvl w:ilvl="2" w:tplc="CCE02C0A">
      <w:numFmt w:val="decimal"/>
      <w:lvlText w:val=""/>
      <w:lvlJc w:val="left"/>
    </w:lvl>
    <w:lvl w:ilvl="3" w:tplc="05A4E214">
      <w:numFmt w:val="decimal"/>
      <w:lvlText w:val=""/>
      <w:lvlJc w:val="left"/>
    </w:lvl>
    <w:lvl w:ilvl="4" w:tplc="D12AAD66">
      <w:numFmt w:val="decimal"/>
      <w:lvlText w:val=""/>
      <w:lvlJc w:val="left"/>
    </w:lvl>
    <w:lvl w:ilvl="5" w:tplc="B606BC4E">
      <w:numFmt w:val="decimal"/>
      <w:lvlText w:val=""/>
      <w:lvlJc w:val="left"/>
    </w:lvl>
    <w:lvl w:ilvl="6" w:tplc="B7164146">
      <w:numFmt w:val="decimal"/>
      <w:lvlText w:val=""/>
      <w:lvlJc w:val="left"/>
    </w:lvl>
    <w:lvl w:ilvl="7" w:tplc="9F840056">
      <w:numFmt w:val="decimal"/>
      <w:lvlText w:val=""/>
      <w:lvlJc w:val="left"/>
    </w:lvl>
    <w:lvl w:ilvl="8" w:tplc="5300BD46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name w:val="WW8Num3"/>
    <w:lvl w:ilvl="0" w:tplc="B08C6708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ascii="Arial" w:hAnsi="Arial" w:cs="Arial"/>
      </w:rPr>
    </w:lvl>
    <w:lvl w:ilvl="1" w:tplc="30BCE1BA">
      <w:numFmt w:val="decimal"/>
      <w:lvlText w:val=""/>
      <w:lvlJc w:val="left"/>
    </w:lvl>
    <w:lvl w:ilvl="2" w:tplc="53848014">
      <w:numFmt w:val="decimal"/>
      <w:lvlText w:val=""/>
      <w:lvlJc w:val="left"/>
    </w:lvl>
    <w:lvl w:ilvl="3" w:tplc="24A8C6C0">
      <w:numFmt w:val="decimal"/>
      <w:lvlText w:val=""/>
      <w:lvlJc w:val="left"/>
    </w:lvl>
    <w:lvl w:ilvl="4" w:tplc="419415AA">
      <w:numFmt w:val="decimal"/>
      <w:lvlText w:val=""/>
      <w:lvlJc w:val="left"/>
    </w:lvl>
    <w:lvl w:ilvl="5" w:tplc="8FA88436">
      <w:numFmt w:val="decimal"/>
      <w:lvlText w:val=""/>
      <w:lvlJc w:val="left"/>
    </w:lvl>
    <w:lvl w:ilvl="6" w:tplc="73A6429C">
      <w:numFmt w:val="decimal"/>
      <w:lvlText w:val=""/>
      <w:lvlJc w:val="left"/>
    </w:lvl>
    <w:lvl w:ilvl="7" w:tplc="D3E8F2A4">
      <w:numFmt w:val="decimal"/>
      <w:lvlText w:val=""/>
      <w:lvlJc w:val="left"/>
    </w:lvl>
    <w:lvl w:ilvl="8" w:tplc="218C460E">
      <w:numFmt w:val="decimal"/>
      <w:lvlText w:val=""/>
      <w:lvlJc w:val="left"/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ascii="Arial" w:hAnsi="Arial" w:cs="Arial"/>
        <w:b w:val="0"/>
      </w:rPr>
    </w:lvl>
  </w:abstractNum>
  <w:abstractNum w:abstractNumId="4" w15:restartNumberingAfterBreak="0">
    <w:nsid w:val="00000005"/>
    <w:multiLevelType w:val="hybridMultilevel"/>
    <w:tmpl w:val="00000005"/>
    <w:name w:val="WW8Num5"/>
    <w:lvl w:ilvl="0" w:tplc="6E9CE532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ascii="Arial" w:hAnsi="Arial" w:cs="Arial"/>
      </w:rPr>
    </w:lvl>
    <w:lvl w:ilvl="1" w:tplc="42D0A40A">
      <w:numFmt w:val="decimal"/>
      <w:lvlText w:val=""/>
      <w:lvlJc w:val="left"/>
    </w:lvl>
    <w:lvl w:ilvl="2" w:tplc="867A5C6E">
      <w:numFmt w:val="decimal"/>
      <w:lvlText w:val=""/>
      <w:lvlJc w:val="left"/>
    </w:lvl>
    <w:lvl w:ilvl="3" w:tplc="47D0875E">
      <w:numFmt w:val="decimal"/>
      <w:lvlText w:val=""/>
      <w:lvlJc w:val="left"/>
    </w:lvl>
    <w:lvl w:ilvl="4" w:tplc="B57CE73A">
      <w:numFmt w:val="decimal"/>
      <w:lvlText w:val=""/>
      <w:lvlJc w:val="left"/>
    </w:lvl>
    <w:lvl w:ilvl="5" w:tplc="5726E058">
      <w:numFmt w:val="decimal"/>
      <w:lvlText w:val=""/>
      <w:lvlJc w:val="left"/>
    </w:lvl>
    <w:lvl w:ilvl="6" w:tplc="23A2624C">
      <w:numFmt w:val="decimal"/>
      <w:lvlText w:val=""/>
      <w:lvlJc w:val="left"/>
    </w:lvl>
    <w:lvl w:ilvl="7" w:tplc="67909C60">
      <w:numFmt w:val="decimal"/>
      <w:lvlText w:val=""/>
      <w:lvlJc w:val="left"/>
    </w:lvl>
    <w:lvl w:ilvl="8" w:tplc="90FA5DA6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2FE27464"/>
    <w:name w:val="WW8Num6"/>
    <w:lvl w:ilvl="0" w:tplc="B1885606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ascii="Arial" w:hAnsi="Arial" w:cs="Arial"/>
        <w:color w:val="auto"/>
      </w:rPr>
    </w:lvl>
    <w:lvl w:ilvl="1" w:tplc="21B4748C">
      <w:numFmt w:val="decimal"/>
      <w:lvlText w:val=""/>
      <w:lvlJc w:val="left"/>
    </w:lvl>
    <w:lvl w:ilvl="2" w:tplc="B0702482">
      <w:numFmt w:val="decimal"/>
      <w:lvlText w:val=""/>
      <w:lvlJc w:val="left"/>
    </w:lvl>
    <w:lvl w:ilvl="3" w:tplc="E03052C2">
      <w:numFmt w:val="decimal"/>
      <w:lvlText w:val=""/>
      <w:lvlJc w:val="left"/>
    </w:lvl>
    <w:lvl w:ilvl="4" w:tplc="566824CA">
      <w:numFmt w:val="decimal"/>
      <w:lvlText w:val=""/>
      <w:lvlJc w:val="left"/>
    </w:lvl>
    <w:lvl w:ilvl="5" w:tplc="D5C45C40">
      <w:numFmt w:val="decimal"/>
      <w:lvlText w:val=""/>
      <w:lvlJc w:val="left"/>
    </w:lvl>
    <w:lvl w:ilvl="6" w:tplc="8744A934">
      <w:numFmt w:val="decimal"/>
      <w:lvlText w:val=""/>
      <w:lvlJc w:val="left"/>
    </w:lvl>
    <w:lvl w:ilvl="7" w:tplc="DA3CB986">
      <w:numFmt w:val="decimal"/>
      <w:lvlText w:val=""/>
      <w:lvlJc w:val="left"/>
    </w:lvl>
    <w:lvl w:ilvl="8" w:tplc="C49E5B6C">
      <w:numFmt w:val="decimal"/>
      <w:lvlText w:val=""/>
      <w:lvlJc w:val="left"/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ascii="Arial" w:hAnsi="Arial" w:cs="Arial"/>
      </w:rPr>
    </w:lvl>
  </w:abstractNum>
  <w:abstractNum w:abstractNumId="7" w15:restartNumberingAfterBreak="0">
    <w:nsid w:val="0B8C1902"/>
    <w:multiLevelType w:val="hybridMultilevel"/>
    <w:tmpl w:val="2ED06220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0F78A7"/>
    <w:multiLevelType w:val="hybridMultilevel"/>
    <w:tmpl w:val="00000001"/>
    <w:lvl w:ilvl="0" w:tplc="5E6249F6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ascii="Arial" w:hAnsi="Arial" w:cs="Arial"/>
        <w:b w:val="0"/>
      </w:rPr>
    </w:lvl>
    <w:lvl w:ilvl="1" w:tplc="C7C43416">
      <w:numFmt w:val="decimal"/>
      <w:lvlText w:val=""/>
      <w:lvlJc w:val="left"/>
    </w:lvl>
    <w:lvl w:ilvl="2" w:tplc="C06C5F6A">
      <w:numFmt w:val="decimal"/>
      <w:lvlText w:val=""/>
      <w:lvlJc w:val="left"/>
    </w:lvl>
    <w:lvl w:ilvl="3" w:tplc="D31A4DCE">
      <w:numFmt w:val="decimal"/>
      <w:lvlText w:val=""/>
      <w:lvlJc w:val="left"/>
    </w:lvl>
    <w:lvl w:ilvl="4" w:tplc="4FF25440">
      <w:numFmt w:val="decimal"/>
      <w:lvlText w:val=""/>
      <w:lvlJc w:val="left"/>
    </w:lvl>
    <w:lvl w:ilvl="5" w:tplc="84CE7C88">
      <w:numFmt w:val="decimal"/>
      <w:lvlText w:val=""/>
      <w:lvlJc w:val="left"/>
    </w:lvl>
    <w:lvl w:ilvl="6" w:tplc="020CDBDE">
      <w:numFmt w:val="decimal"/>
      <w:lvlText w:val=""/>
      <w:lvlJc w:val="left"/>
    </w:lvl>
    <w:lvl w:ilvl="7" w:tplc="5762C314">
      <w:numFmt w:val="decimal"/>
      <w:lvlText w:val=""/>
      <w:lvlJc w:val="left"/>
    </w:lvl>
    <w:lvl w:ilvl="8" w:tplc="5EC88AA8">
      <w:numFmt w:val="decimal"/>
      <w:lvlText w:val=""/>
      <w:lvlJc w:val="left"/>
    </w:lvl>
  </w:abstractNum>
  <w:abstractNum w:abstractNumId="9" w15:restartNumberingAfterBreak="0">
    <w:nsid w:val="36BE66FE"/>
    <w:multiLevelType w:val="hybridMultilevel"/>
    <w:tmpl w:val="51A815F8"/>
    <w:lvl w:ilvl="0" w:tplc="187A7D2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037883"/>
    <w:multiLevelType w:val="hybridMultilevel"/>
    <w:tmpl w:val="2200C878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291198"/>
    <w:multiLevelType w:val="hybridMultilevel"/>
    <w:tmpl w:val="F82C3FD6"/>
    <w:lvl w:ilvl="0" w:tplc="6A2A3968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0"/>
      </w:rPr>
    </w:lvl>
    <w:lvl w:ilvl="1" w:tplc="04050019" w:tentative="1">
      <w:start w:val="1"/>
      <w:numFmt w:val="lowerLetter"/>
      <w:lvlText w:val="%2."/>
      <w:lvlJc w:val="left"/>
      <w:pPr>
        <w:ind w:left="1080" w:hanging="360"/>
      </w:pPr>
    </w:lvl>
    <w:lvl w:ilvl="2" w:tplc="0405001B" w:tentative="1">
      <w:start w:val="1"/>
      <w:numFmt w:val="lowerRoman"/>
      <w:lvlText w:val="%3."/>
      <w:lvlJc w:val="right"/>
      <w:pPr>
        <w:ind w:left="1800" w:hanging="180"/>
      </w:pPr>
    </w:lvl>
    <w:lvl w:ilvl="3" w:tplc="0405000F" w:tentative="1">
      <w:start w:val="1"/>
      <w:numFmt w:val="decimal"/>
      <w:lvlText w:val="%4."/>
      <w:lvlJc w:val="left"/>
      <w:pPr>
        <w:ind w:left="2520" w:hanging="360"/>
      </w:pPr>
    </w:lvl>
    <w:lvl w:ilvl="4" w:tplc="04050019" w:tentative="1">
      <w:start w:val="1"/>
      <w:numFmt w:val="lowerLetter"/>
      <w:lvlText w:val="%5."/>
      <w:lvlJc w:val="left"/>
      <w:pPr>
        <w:ind w:left="3240" w:hanging="360"/>
      </w:pPr>
    </w:lvl>
    <w:lvl w:ilvl="5" w:tplc="0405001B" w:tentative="1">
      <w:start w:val="1"/>
      <w:numFmt w:val="lowerRoman"/>
      <w:lvlText w:val="%6."/>
      <w:lvlJc w:val="right"/>
      <w:pPr>
        <w:ind w:left="3960" w:hanging="180"/>
      </w:pPr>
    </w:lvl>
    <w:lvl w:ilvl="6" w:tplc="0405000F" w:tentative="1">
      <w:start w:val="1"/>
      <w:numFmt w:val="decimal"/>
      <w:lvlText w:val="%7."/>
      <w:lvlJc w:val="left"/>
      <w:pPr>
        <w:ind w:left="4680" w:hanging="360"/>
      </w:pPr>
    </w:lvl>
    <w:lvl w:ilvl="7" w:tplc="04050019" w:tentative="1">
      <w:start w:val="1"/>
      <w:numFmt w:val="lowerLetter"/>
      <w:lvlText w:val="%8."/>
      <w:lvlJc w:val="left"/>
      <w:pPr>
        <w:ind w:left="5400" w:hanging="360"/>
      </w:pPr>
    </w:lvl>
    <w:lvl w:ilvl="8" w:tplc="040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E8F2B0F"/>
    <w:multiLevelType w:val="hybridMultilevel"/>
    <w:tmpl w:val="24AE95E6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6496066">
    <w:abstractNumId w:val="11"/>
  </w:num>
  <w:num w:numId="2" w16cid:durableId="1523931820">
    <w:abstractNumId w:val="7"/>
  </w:num>
  <w:num w:numId="3" w16cid:durableId="1948998488">
    <w:abstractNumId w:val="0"/>
  </w:num>
  <w:num w:numId="4" w16cid:durableId="21323576">
    <w:abstractNumId w:val="1"/>
  </w:num>
  <w:num w:numId="5" w16cid:durableId="116722910">
    <w:abstractNumId w:val="2"/>
  </w:num>
  <w:num w:numId="6" w16cid:durableId="1516650543">
    <w:abstractNumId w:val="3"/>
  </w:num>
  <w:num w:numId="7" w16cid:durableId="918245534">
    <w:abstractNumId w:val="4"/>
  </w:num>
  <w:num w:numId="8" w16cid:durableId="1744451885">
    <w:abstractNumId w:val="5"/>
  </w:num>
  <w:num w:numId="9" w16cid:durableId="1340350887">
    <w:abstractNumId w:val="6"/>
  </w:num>
  <w:num w:numId="10" w16cid:durableId="1206676547">
    <w:abstractNumId w:val="8"/>
  </w:num>
  <w:num w:numId="11" w16cid:durableId="1208834268">
    <w:abstractNumId w:val="10"/>
  </w:num>
  <w:num w:numId="12" w16cid:durableId="1768304956">
    <w:abstractNumId w:val="12"/>
  </w:num>
  <w:num w:numId="13" w16cid:durableId="1551720047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Petr Vích">
    <w15:presenceInfo w15:providerId="Windows Live" w15:userId="20be8c8fa410314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449"/>
    <w:rsid w:val="00002D85"/>
    <w:rsid w:val="000046B5"/>
    <w:rsid w:val="000137E5"/>
    <w:rsid w:val="00014C44"/>
    <w:rsid w:val="000230CB"/>
    <w:rsid w:val="0002421B"/>
    <w:rsid w:val="00036BFD"/>
    <w:rsid w:val="0004127F"/>
    <w:rsid w:val="00047EB4"/>
    <w:rsid w:val="0005001F"/>
    <w:rsid w:val="00050D78"/>
    <w:rsid w:val="00055E93"/>
    <w:rsid w:val="0005695F"/>
    <w:rsid w:val="0005715E"/>
    <w:rsid w:val="00060AAB"/>
    <w:rsid w:val="0006577B"/>
    <w:rsid w:val="00071350"/>
    <w:rsid w:val="0007182E"/>
    <w:rsid w:val="00072AEB"/>
    <w:rsid w:val="00072EF1"/>
    <w:rsid w:val="00072FC0"/>
    <w:rsid w:val="000762A2"/>
    <w:rsid w:val="00082674"/>
    <w:rsid w:val="00082B4E"/>
    <w:rsid w:val="000832F9"/>
    <w:rsid w:val="00083A9A"/>
    <w:rsid w:val="00085C39"/>
    <w:rsid w:val="00090839"/>
    <w:rsid w:val="00091BEF"/>
    <w:rsid w:val="00096621"/>
    <w:rsid w:val="00096F11"/>
    <w:rsid w:val="00097492"/>
    <w:rsid w:val="0009770A"/>
    <w:rsid w:val="000A52B0"/>
    <w:rsid w:val="000A76AB"/>
    <w:rsid w:val="000A7BB6"/>
    <w:rsid w:val="000B0C4D"/>
    <w:rsid w:val="000B14ED"/>
    <w:rsid w:val="000B16FD"/>
    <w:rsid w:val="000B4EFA"/>
    <w:rsid w:val="000B743A"/>
    <w:rsid w:val="000C0ABD"/>
    <w:rsid w:val="000C0AEF"/>
    <w:rsid w:val="000C16D1"/>
    <w:rsid w:val="000C1A14"/>
    <w:rsid w:val="000C2C4F"/>
    <w:rsid w:val="000C2FFE"/>
    <w:rsid w:val="000C5867"/>
    <w:rsid w:val="000C75F6"/>
    <w:rsid w:val="000D2373"/>
    <w:rsid w:val="000D526C"/>
    <w:rsid w:val="000D5490"/>
    <w:rsid w:val="000F053A"/>
    <w:rsid w:val="000F2075"/>
    <w:rsid w:val="000F31E0"/>
    <w:rsid w:val="00100FED"/>
    <w:rsid w:val="00101740"/>
    <w:rsid w:val="00104B06"/>
    <w:rsid w:val="00104C47"/>
    <w:rsid w:val="00113487"/>
    <w:rsid w:val="001159B2"/>
    <w:rsid w:val="0012095F"/>
    <w:rsid w:val="00133B8B"/>
    <w:rsid w:val="00135FA1"/>
    <w:rsid w:val="0014557E"/>
    <w:rsid w:val="00146965"/>
    <w:rsid w:val="00147D5B"/>
    <w:rsid w:val="00155A48"/>
    <w:rsid w:val="00157404"/>
    <w:rsid w:val="00161460"/>
    <w:rsid w:val="001647BB"/>
    <w:rsid w:val="00167897"/>
    <w:rsid w:val="00177588"/>
    <w:rsid w:val="00180A33"/>
    <w:rsid w:val="00180CCA"/>
    <w:rsid w:val="001817F1"/>
    <w:rsid w:val="0018259F"/>
    <w:rsid w:val="00185CF0"/>
    <w:rsid w:val="001B1D7A"/>
    <w:rsid w:val="001B298D"/>
    <w:rsid w:val="001B39AC"/>
    <w:rsid w:val="001B4026"/>
    <w:rsid w:val="001B64B1"/>
    <w:rsid w:val="001C6DAA"/>
    <w:rsid w:val="001D03B7"/>
    <w:rsid w:val="001D6AE8"/>
    <w:rsid w:val="001E12B7"/>
    <w:rsid w:val="001E3667"/>
    <w:rsid w:val="001E6D4D"/>
    <w:rsid w:val="001F2DD3"/>
    <w:rsid w:val="001F5B01"/>
    <w:rsid w:val="002022CE"/>
    <w:rsid w:val="002064E6"/>
    <w:rsid w:val="00213FE5"/>
    <w:rsid w:val="00214491"/>
    <w:rsid w:val="00215D61"/>
    <w:rsid w:val="00216DE7"/>
    <w:rsid w:val="002202CA"/>
    <w:rsid w:val="00223A35"/>
    <w:rsid w:val="002277F0"/>
    <w:rsid w:val="00236F4C"/>
    <w:rsid w:val="00243099"/>
    <w:rsid w:val="002446F8"/>
    <w:rsid w:val="0024495E"/>
    <w:rsid w:val="00246ED5"/>
    <w:rsid w:val="002475AE"/>
    <w:rsid w:val="0024790A"/>
    <w:rsid w:val="00253FA9"/>
    <w:rsid w:val="0025681F"/>
    <w:rsid w:val="00260D9A"/>
    <w:rsid w:val="00262323"/>
    <w:rsid w:val="00273E66"/>
    <w:rsid w:val="00280C0C"/>
    <w:rsid w:val="002823E9"/>
    <w:rsid w:val="00284B9F"/>
    <w:rsid w:val="002864FA"/>
    <w:rsid w:val="00292437"/>
    <w:rsid w:val="0029311A"/>
    <w:rsid w:val="002949F6"/>
    <w:rsid w:val="002A0C80"/>
    <w:rsid w:val="002B6794"/>
    <w:rsid w:val="002C0006"/>
    <w:rsid w:val="002D13B2"/>
    <w:rsid w:val="002D3B3C"/>
    <w:rsid w:val="002D46DA"/>
    <w:rsid w:val="002D5665"/>
    <w:rsid w:val="002D6936"/>
    <w:rsid w:val="002E2681"/>
    <w:rsid w:val="002E4026"/>
    <w:rsid w:val="002F4711"/>
    <w:rsid w:val="002F4F04"/>
    <w:rsid w:val="002F592B"/>
    <w:rsid w:val="00306AE4"/>
    <w:rsid w:val="00311F79"/>
    <w:rsid w:val="00316F98"/>
    <w:rsid w:val="00330421"/>
    <w:rsid w:val="00332551"/>
    <w:rsid w:val="00336649"/>
    <w:rsid w:val="00342595"/>
    <w:rsid w:val="00344CC0"/>
    <w:rsid w:val="0034645C"/>
    <w:rsid w:val="0034670E"/>
    <w:rsid w:val="003513AD"/>
    <w:rsid w:val="00354328"/>
    <w:rsid w:val="00354477"/>
    <w:rsid w:val="00357CD1"/>
    <w:rsid w:val="00360AA1"/>
    <w:rsid w:val="003621A4"/>
    <w:rsid w:val="0036543D"/>
    <w:rsid w:val="003679CF"/>
    <w:rsid w:val="0037279D"/>
    <w:rsid w:val="00375FF7"/>
    <w:rsid w:val="00377750"/>
    <w:rsid w:val="00381B0A"/>
    <w:rsid w:val="00381BB1"/>
    <w:rsid w:val="00381DDB"/>
    <w:rsid w:val="00394DA3"/>
    <w:rsid w:val="00394E6A"/>
    <w:rsid w:val="003965AC"/>
    <w:rsid w:val="00396B9F"/>
    <w:rsid w:val="003A17A5"/>
    <w:rsid w:val="003A3FB1"/>
    <w:rsid w:val="003A4DC0"/>
    <w:rsid w:val="003B550A"/>
    <w:rsid w:val="003C0D12"/>
    <w:rsid w:val="003C2FA6"/>
    <w:rsid w:val="003C357F"/>
    <w:rsid w:val="003C6E50"/>
    <w:rsid w:val="003D6241"/>
    <w:rsid w:val="003D667E"/>
    <w:rsid w:val="003E1E04"/>
    <w:rsid w:val="003E5FB2"/>
    <w:rsid w:val="003E6707"/>
    <w:rsid w:val="003E6AD7"/>
    <w:rsid w:val="003E6CE4"/>
    <w:rsid w:val="003E7D32"/>
    <w:rsid w:val="003F140C"/>
    <w:rsid w:val="003F55F0"/>
    <w:rsid w:val="003F66BF"/>
    <w:rsid w:val="004028BD"/>
    <w:rsid w:val="00402AC8"/>
    <w:rsid w:val="004033D6"/>
    <w:rsid w:val="00405CCF"/>
    <w:rsid w:val="00406006"/>
    <w:rsid w:val="00407A3D"/>
    <w:rsid w:val="004104B3"/>
    <w:rsid w:val="004104DD"/>
    <w:rsid w:val="00417642"/>
    <w:rsid w:val="004319A6"/>
    <w:rsid w:val="00432580"/>
    <w:rsid w:val="0043353A"/>
    <w:rsid w:val="00435E33"/>
    <w:rsid w:val="00446FFF"/>
    <w:rsid w:val="00451888"/>
    <w:rsid w:val="0045341E"/>
    <w:rsid w:val="00460BF6"/>
    <w:rsid w:val="00461BF0"/>
    <w:rsid w:val="004623EB"/>
    <w:rsid w:val="004667AB"/>
    <w:rsid w:val="004674C5"/>
    <w:rsid w:val="00480D67"/>
    <w:rsid w:val="00481F2A"/>
    <w:rsid w:val="004822D5"/>
    <w:rsid w:val="00492B52"/>
    <w:rsid w:val="004943AD"/>
    <w:rsid w:val="00497893"/>
    <w:rsid w:val="00497A0F"/>
    <w:rsid w:val="004A0AE0"/>
    <w:rsid w:val="004A1E4C"/>
    <w:rsid w:val="004A3EF9"/>
    <w:rsid w:val="004A660B"/>
    <w:rsid w:val="004B23FA"/>
    <w:rsid w:val="004C08CC"/>
    <w:rsid w:val="004C0F9B"/>
    <w:rsid w:val="004C2047"/>
    <w:rsid w:val="004C2143"/>
    <w:rsid w:val="004C2681"/>
    <w:rsid w:val="004C3E6D"/>
    <w:rsid w:val="004C59AD"/>
    <w:rsid w:val="004C7B64"/>
    <w:rsid w:val="004D0185"/>
    <w:rsid w:val="004D440B"/>
    <w:rsid w:val="004E6CC7"/>
    <w:rsid w:val="004F178F"/>
    <w:rsid w:val="004F257F"/>
    <w:rsid w:val="004F5D64"/>
    <w:rsid w:val="004F6A23"/>
    <w:rsid w:val="00501595"/>
    <w:rsid w:val="005026C0"/>
    <w:rsid w:val="00506113"/>
    <w:rsid w:val="005069E1"/>
    <w:rsid w:val="005071B2"/>
    <w:rsid w:val="00507B16"/>
    <w:rsid w:val="005109E6"/>
    <w:rsid w:val="005111A4"/>
    <w:rsid w:val="00511D5E"/>
    <w:rsid w:val="00513105"/>
    <w:rsid w:val="00513DCE"/>
    <w:rsid w:val="00521437"/>
    <w:rsid w:val="00530857"/>
    <w:rsid w:val="00533EBA"/>
    <w:rsid w:val="00533FD7"/>
    <w:rsid w:val="005343D1"/>
    <w:rsid w:val="005415F1"/>
    <w:rsid w:val="005428B5"/>
    <w:rsid w:val="00544720"/>
    <w:rsid w:val="0055081F"/>
    <w:rsid w:val="00551397"/>
    <w:rsid w:val="005557A3"/>
    <w:rsid w:val="00562655"/>
    <w:rsid w:val="005632A6"/>
    <w:rsid w:val="0056496A"/>
    <w:rsid w:val="00584D46"/>
    <w:rsid w:val="00586B1C"/>
    <w:rsid w:val="00592F68"/>
    <w:rsid w:val="005A0BEC"/>
    <w:rsid w:val="005B65B5"/>
    <w:rsid w:val="005C022B"/>
    <w:rsid w:val="005C0598"/>
    <w:rsid w:val="005C07F8"/>
    <w:rsid w:val="005C4977"/>
    <w:rsid w:val="005D3CB1"/>
    <w:rsid w:val="005D43E2"/>
    <w:rsid w:val="005D7024"/>
    <w:rsid w:val="005E0D8B"/>
    <w:rsid w:val="005E2540"/>
    <w:rsid w:val="005E3705"/>
    <w:rsid w:val="005E6F17"/>
    <w:rsid w:val="005F0EDA"/>
    <w:rsid w:val="005F1129"/>
    <w:rsid w:val="005F4B29"/>
    <w:rsid w:val="0061172F"/>
    <w:rsid w:val="00611D3B"/>
    <w:rsid w:val="00616919"/>
    <w:rsid w:val="006223FB"/>
    <w:rsid w:val="00624B0A"/>
    <w:rsid w:val="00625661"/>
    <w:rsid w:val="0062577B"/>
    <w:rsid w:val="00640912"/>
    <w:rsid w:val="00641C4E"/>
    <w:rsid w:val="00643A97"/>
    <w:rsid w:val="00651C78"/>
    <w:rsid w:val="00651E80"/>
    <w:rsid w:val="00652E05"/>
    <w:rsid w:val="00661F88"/>
    <w:rsid w:val="006622F0"/>
    <w:rsid w:val="00663857"/>
    <w:rsid w:val="006649E1"/>
    <w:rsid w:val="006651ED"/>
    <w:rsid w:val="006700C5"/>
    <w:rsid w:val="0067125F"/>
    <w:rsid w:val="006748A3"/>
    <w:rsid w:val="00675E47"/>
    <w:rsid w:val="006830A7"/>
    <w:rsid w:val="00691F33"/>
    <w:rsid w:val="006B2DD8"/>
    <w:rsid w:val="006B427B"/>
    <w:rsid w:val="006B5175"/>
    <w:rsid w:val="006C27ED"/>
    <w:rsid w:val="006C4DE7"/>
    <w:rsid w:val="006C7FC9"/>
    <w:rsid w:val="006D0DDB"/>
    <w:rsid w:val="006D33D0"/>
    <w:rsid w:val="006D709F"/>
    <w:rsid w:val="006E07F7"/>
    <w:rsid w:val="006E14CA"/>
    <w:rsid w:val="006E72CD"/>
    <w:rsid w:val="006F1771"/>
    <w:rsid w:val="006F28DE"/>
    <w:rsid w:val="006F500C"/>
    <w:rsid w:val="007003A0"/>
    <w:rsid w:val="00701076"/>
    <w:rsid w:val="00703EDF"/>
    <w:rsid w:val="007051A3"/>
    <w:rsid w:val="00705A11"/>
    <w:rsid w:val="0070654E"/>
    <w:rsid w:val="00711984"/>
    <w:rsid w:val="00717345"/>
    <w:rsid w:val="007203BC"/>
    <w:rsid w:val="00726F76"/>
    <w:rsid w:val="00731EC1"/>
    <w:rsid w:val="00742E51"/>
    <w:rsid w:val="00743BD0"/>
    <w:rsid w:val="0074578A"/>
    <w:rsid w:val="00750928"/>
    <w:rsid w:val="0075589C"/>
    <w:rsid w:val="00756DEC"/>
    <w:rsid w:val="00763260"/>
    <w:rsid w:val="00764687"/>
    <w:rsid w:val="007675D2"/>
    <w:rsid w:val="00767781"/>
    <w:rsid w:val="007707D4"/>
    <w:rsid w:val="0077224C"/>
    <w:rsid w:val="00772F8F"/>
    <w:rsid w:val="0077359B"/>
    <w:rsid w:val="0077648D"/>
    <w:rsid w:val="007776DA"/>
    <w:rsid w:val="0078593F"/>
    <w:rsid w:val="0079231D"/>
    <w:rsid w:val="00793B76"/>
    <w:rsid w:val="007948F1"/>
    <w:rsid w:val="007A2DB8"/>
    <w:rsid w:val="007B1A8E"/>
    <w:rsid w:val="007B4455"/>
    <w:rsid w:val="007B4EEC"/>
    <w:rsid w:val="007C1F93"/>
    <w:rsid w:val="007C55F6"/>
    <w:rsid w:val="007C6178"/>
    <w:rsid w:val="007C62BD"/>
    <w:rsid w:val="007C72CC"/>
    <w:rsid w:val="007D0027"/>
    <w:rsid w:val="007D30D1"/>
    <w:rsid w:val="007D68FF"/>
    <w:rsid w:val="007E099B"/>
    <w:rsid w:val="007E14BB"/>
    <w:rsid w:val="007E1A4E"/>
    <w:rsid w:val="007E4372"/>
    <w:rsid w:val="007E59ED"/>
    <w:rsid w:val="007E6827"/>
    <w:rsid w:val="007F08A9"/>
    <w:rsid w:val="007F1404"/>
    <w:rsid w:val="007F1978"/>
    <w:rsid w:val="007F6C42"/>
    <w:rsid w:val="00803F5C"/>
    <w:rsid w:val="00805303"/>
    <w:rsid w:val="00817D4A"/>
    <w:rsid w:val="0082143B"/>
    <w:rsid w:val="00821F1B"/>
    <w:rsid w:val="00825332"/>
    <w:rsid w:val="0082672A"/>
    <w:rsid w:val="00831A20"/>
    <w:rsid w:val="00834BB6"/>
    <w:rsid w:val="00834F9A"/>
    <w:rsid w:val="00840D2C"/>
    <w:rsid w:val="0084554C"/>
    <w:rsid w:val="00845D60"/>
    <w:rsid w:val="00847551"/>
    <w:rsid w:val="00856C82"/>
    <w:rsid w:val="008577DC"/>
    <w:rsid w:val="00863D0E"/>
    <w:rsid w:val="00864DCE"/>
    <w:rsid w:val="00871023"/>
    <w:rsid w:val="008737DB"/>
    <w:rsid w:val="008823F8"/>
    <w:rsid w:val="00883A4C"/>
    <w:rsid w:val="00887573"/>
    <w:rsid w:val="0089769C"/>
    <w:rsid w:val="00897ACB"/>
    <w:rsid w:val="008B16BF"/>
    <w:rsid w:val="008B2E15"/>
    <w:rsid w:val="008B508B"/>
    <w:rsid w:val="008B516E"/>
    <w:rsid w:val="008B5FA6"/>
    <w:rsid w:val="008C1B7A"/>
    <w:rsid w:val="008D25EF"/>
    <w:rsid w:val="008D4F14"/>
    <w:rsid w:val="008E2F78"/>
    <w:rsid w:val="008E36D5"/>
    <w:rsid w:val="008E6CD1"/>
    <w:rsid w:val="008E76CE"/>
    <w:rsid w:val="008F0781"/>
    <w:rsid w:val="008F134A"/>
    <w:rsid w:val="008F4548"/>
    <w:rsid w:val="008F4BB2"/>
    <w:rsid w:val="00901709"/>
    <w:rsid w:val="00903E34"/>
    <w:rsid w:val="00904F89"/>
    <w:rsid w:val="00905719"/>
    <w:rsid w:val="00910737"/>
    <w:rsid w:val="0091134F"/>
    <w:rsid w:val="0091747A"/>
    <w:rsid w:val="00923E53"/>
    <w:rsid w:val="009260EA"/>
    <w:rsid w:val="00936F45"/>
    <w:rsid w:val="00941123"/>
    <w:rsid w:val="00941794"/>
    <w:rsid w:val="009471BE"/>
    <w:rsid w:val="00952CFF"/>
    <w:rsid w:val="00961014"/>
    <w:rsid w:val="00961B86"/>
    <w:rsid w:val="00963652"/>
    <w:rsid w:val="00963809"/>
    <w:rsid w:val="009661D1"/>
    <w:rsid w:val="00966823"/>
    <w:rsid w:val="009672B3"/>
    <w:rsid w:val="00972386"/>
    <w:rsid w:val="009748D3"/>
    <w:rsid w:val="00974B3B"/>
    <w:rsid w:val="00974F34"/>
    <w:rsid w:val="009754B4"/>
    <w:rsid w:val="009802B7"/>
    <w:rsid w:val="00981D21"/>
    <w:rsid w:val="00982BB2"/>
    <w:rsid w:val="00983CE7"/>
    <w:rsid w:val="00994F91"/>
    <w:rsid w:val="009963AE"/>
    <w:rsid w:val="009A1C73"/>
    <w:rsid w:val="009A468D"/>
    <w:rsid w:val="009A50BE"/>
    <w:rsid w:val="009A70BD"/>
    <w:rsid w:val="009C401E"/>
    <w:rsid w:val="009D0067"/>
    <w:rsid w:val="009E0831"/>
    <w:rsid w:val="009E5C9A"/>
    <w:rsid w:val="009E624D"/>
    <w:rsid w:val="009E6821"/>
    <w:rsid w:val="009E7A52"/>
    <w:rsid w:val="009F70E5"/>
    <w:rsid w:val="00A029AD"/>
    <w:rsid w:val="00A05372"/>
    <w:rsid w:val="00A17F1A"/>
    <w:rsid w:val="00A23FCD"/>
    <w:rsid w:val="00A35A63"/>
    <w:rsid w:val="00A37BF2"/>
    <w:rsid w:val="00A42ABF"/>
    <w:rsid w:val="00A44CFF"/>
    <w:rsid w:val="00A456A6"/>
    <w:rsid w:val="00A458FC"/>
    <w:rsid w:val="00A46465"/>
    <w:rsid w:val="00A50FED"/>
    <w:rsid w:val="00A60A0D"/>
    <w:rsid w:val="00A61235"/>
    <w:rsid w:val="00A624AD"/>
    <w:rsid w:val="00A62AE8"/>
    <w:rsid w:val="00A635A5"/>
    <w:rsid w:val="00A67443"/>
    <w:rsid w:val="00A701C4"/>
    <w:rsid w:val="00A81A2C"/>
    <w:rsid w:val="00A82333"/>
    <w:rsid w:val="00A82BFF"/>
    <w:rsid w:val="00A84F42"/>
    <w:rsid w:val="00A85D84"/>
    <w:rsid w:val="00A91269"/>
    <w:rsid w:val="00AB3FB0"/>
    <w:rsid w:val="00AB66AA"/>
    <w:rsid w:val="00AB7FF1"/>
    <w:rsid w:val="00AC26A3"/>
    <w:rsid w:val="00AC372C"/>
    <w:rsid w:val="00AC3B41"/>
    <w:rsid w:val="00AC57CC"/>
    <w:rsid w:val="00AC6BFA"/>
    <w:rsid w:val="00AD1F09"/>
    <w:rsid w:val="00AD21C0"/>
    <w:rsid w:val="00AD25D9"/>
    <w:rsid w:val="00AD41C2"/>
    <w:rsid w:val="00AD76FD"/>
    <w:rsid w:val="00AE2F58"/>
    <w:rsid w:val="00AE5BBF"/>
    <w:rsid w:val="00AF278C"/>
    <w:rsid w:val="00AF2B18"/>
    <w:rsid w:val="00B072D6"/>
    <w:rsid w:val="00B103EB"/>
    <w:rsid w:val="00B11678"/>
    <w:rsid w:val="00B12B96"/>
    <w:rsid w:val="00B15694"/>
    <w:rsid w:val="00B15972"/>
    <w:rsid w:val="00B214F2"/>
    <w:rsid w:val="00B21A2A"/>
    <w:rsid w:val="00B422FD"/>
    <w:rsid w:val="00B44A0D"/>
    <w:rsid w:val="00B47B2B"/>
    <w:rsid w:val="00B50318"/>
    <w:rsid w:val="00B56995"/>
    <w:rsid w:val="00B57949"/>
    <w:rsid w:val="00B61874"/>
    <w:rsid w:val="00B64867"/>
    <w:rsid w:val="00B650A9"/>
    <w:rsid w:val="00B72260"/>
    <w:rsid w:val="00B860FC"/>
    <w:rsid w:val="00B9458D"/>
    <w:rsid w:val="00B978F7"/>
    <w:rsid w:val="00BA32D1"/>
    <w:rsid w:val="00BB0D40"/>
    <w:rsid w:val="00BC64D8"/>
    <w:rsid w:val="00BD70BB"/>
    <w:rsid w:val="00BD74A7"/>
    <w:rsid w:val="00BE2EF3"/>
    <w:rsid w:val="00BE3866"/>
    <w:rsid w:val="00BE3C31"/>
    <w:rsid w:val="00BF01C9"/>
    <w:rsid w:val="00BF29A0"/>
    <w:rsid w:val="00BF3086"/>
    <w:rsid w:val="00BF5EBF"/>
    <w:rsid w:val="00C040A4"/>
    <w:rsid w:val="00C1087D"/>
    <w:rsid w:val="00C13077"/>
    <w:rsid w:val="00C220E3"/>
    <w:rsid w:val="00C25A79"/>
    <w:rsid w:val="00C32903"/>
    <w:rsid w:val="00C329B0"/>
    <w:rsid w:val="00C33C09"/>
    <w:rsid w:val="00C412F0"/>
    <w:rsid w:val="00C545FC"/>
    <w:rsid w:val="00C555A4"/>
    <w:rsid w:val="00C559A6"/>
    <w:rsid w:val="00C56182"/>
    <w:rsid w:val="00C57016"/>
    <w:rsid w:val="00C611D4"/>
    <w:rsid w:val="00C631DD"/>
    <w:rsid w:val="00C67FD0"/>
    <w:rsid w:val="00C722DA"/>
    <w:rsid w:val="00C73F97"/>
    <w:rsid w:val="00C746BA"/>
    <w:rsid w:val="00C74CAC"/>
    <w:rsid w:val="00C82A89"/>
    <w:rsid w:val="00C8635B"/>
    <w:rsid w:val="00C931F3"/>
    <w:rsid w:val="00C95276"/>
    <w:rsid w:val="00C963FD"/>
    <w:rsid w:val="00CA5BD8"/>
    <w:rsid w:val="00CA77B8"/>
    <w:rsid w:val="00CB1684"/>
    <w:rsid w:val="00CB2E57"/>
    <w:rsid w:val="00CC5689"/>
    <w:rsid w:val="00CE077B"/>
    <w:rsid w:val="00CE4C63"/>
    <w:rsid w:val="00CE4E36"/>
    <w:rsid w:val="00CE60E9"/>
    <w:rsid w:val="00CE6461"/>
    <w:rsid w:val="00CF08CB"/>
    <w:rsid w:val="00CF61A2"/>
    <w:rsid w:val="00CF6FFA"/>
    <w:rsid w:val="00D0422D"/>
    <w:rsid w:val="00D122BE"/>
    <w:rsid w:val="00D12437"/>
    <w:rsid w:val="00D13E30"/>
    <w:rsid w:val="00D15AC5"/>
    <w:rsid w:val="00D3058B"/>
    <w:rsid w:val="00D32664"/>
    <w:rsid w:val="00D405A0"/>
    <w:rsid w:val="00D40F70"/>
    <w:rsid w:val="00D429B9"/>
    <w:rsid w:val="00D44FAB"/>
    <w:rsid w:val="00D47E1A"/>
    <w:rsid w:val="00D47EE7"/>
    <w:rsid w:val="00D50DD8"/>
    <w:rsid w:val="00D56FBB"/>
    <w:rsid w:val="00D6687F"/>
    <w:rsid w:val="00D712D3"/>
    <w:rsid w:val="00D72A0F"/>
    <w:rsid w:val="00D756AA"/>
    <w:rsid w:val="00D75AFC"/>
    <w:rsid w:val="00D83416"/>
    <w:rsid w:val="00D909F2"/>
    <w:rsid w:val="00D934E0"/>
    <w:rsid w:val="00D9477F"/>
    <w:rsid w:val="00D949CB"/>
    <w:rsid w:val="00DA116A"/>
    <w:rsid w:val="00DA30A2"/>
    <w:rsid w:val="00DB488F"/>
    <w:rsid w:val="00DB516D"/>
    <w:rsid w:val="00DC1006"/>
    <w:rsid w:val="00DC2093"/>
    <w:rsid w:val="00DC4945"/>
    <w:rsid w:val="00DC638F"/>
    <w:rsid w:val="00DD4917"/>
    <w:rsid w:val="00DD5A5D"/>
    <w:rsid w:val="00DE0ABA"/>
    <w:rsid w:val="00DE4D0E"/>
    <w:rsid w:val="00DE52A5"/>
    <w:rsid w:val="00DE5329"/>
    <w:rsid w:val="00DE75CE"/>
    <w:rsid w:val="00DE7B23"/>
    <w:rsid w:val="00DF1ED9"/>
    <w:rsid w:val="00DF2E05"/>
    <w:rsid w:val="00DF4DD1"/>
    <w:rsid w:val="00DF5193"/>
    <w:rsid w:val="00E12831"/>
    <w:rsid w:val="00E1550F"/>
    <w:rsid w:val="00E200DD"/>
    <w:rsid w:val="00E21112"/>
    <w:rsid w:val="00E27AA9"/>
    <w:rsid w:val="00E31400"/>
    <w:rsid w:val="00E4077B"/>
    <w:rsid w:val="00E44A7E"/>
    <w:rsid w:val="00E53110"/>
    <w:rsid w:val="00E5475E"/>
    <w:rsid w:val="00E55B0C"/>
    <w:rsid w:val="00E57230"/>
    <w:rsid w:val="00E6618A"/>
    <w:rsid w:val="00E7311B"/>
    <w:rsid w:val="00E80E02"/>
    <w:rsid w:val="00E84449"/>
    <w:rsid w:val="00E96953"/>
    <w:rsid w:val="00E96F4D"/>
    <w:rsid w:val="00EA010F"/>
    <w:rsid w:val="00EA46FD"/>
    <w:rsid w:val="00EA7412"/>
    <w:rsid w:val="00EC039B"/>
    <w:rsid w:val="00EC4752"/>
    <w:rsid w:val="00EC5FB7"/>
    <w:rsid w:val="00EC78BF"/>
    <w:rsid w:val="00ED51D2"/>
    <w:rsid w:val="00EE47D8"/>
    <w:rsid w:val="00EE605D"/>
    <w:rsid w:val="00EF17A5"/>
    <w:rsid w:val="00EF1842"/>
    <w:rsid w:val="00EF41D2"/>
    <w:rsid w:val="00EF4479"/>
    <w:rsid w:val="00EF4D1D"/>
    <w:rsid w:val="00EF54AD"/>
    <w:rsid w:val="00EF55A9"/>
    <w:rsid w:val="00EF6780"/>
    <w:rsid w:val="00EF6D13"/>
    <w:rsid w:val="00EF722C"/>
    <w:rsid w:val="00F003D1"/>
    <w:rsid w:val="00F03383"/>
    <w:rsid w:val="00F04536"/>
    <w:rsid w:val="00F047D5"/>
    <w:rsid w:val="00F05E4E"/>
    <w:rsid w:val="00F15B9D"/>
    <w:rsid w:val="00F218C2"/>
    <w:rsid w:val="00F22722"/>
    <w:rsid w:val="00F306AD"/>
    <w:rsid w:val="00F3166D"/>
    <w:rsid w:val="00F35D31"/>
    <w:rsid w:val="00F40523"/>
    <w:rsid w:val="00F44974"/>
    <w:rsid w:val="00F45C6C"/>
    <w:rsid w:val="00F55C34"/>
    <w:rsid w:val="00F561A9"/>
    <w:rsid w:val="00F64290"/>
    <w:rsid w:val="00F64FE6"/>
    <w:rsid w:val="00F712BF"/>
    <w:rsid w:val="00F71625"/>
    <w:rsid w:val="00F75C4F"/>
    <w:rsid w:val="00F855E1"/>
    <w:rsid w:val="00F8767B"/>
    <w:rsid w:val="00F97852"/>
    <w:rsid w:val="00FA29FA"/>
    <w:rsid w:val="00FA36D9"/>
    <w:rsid w:val="00FB6F3B"/>
    <w:rsid w:val="00FB7548"/>
    <w:rsid w:val="00FC4702"/>
    <w:rsid w:val="00FC49CA"/>
    <w:rsid w:val="00FC569E"/>
    <w:rsid w:val="00FD1A17"/>
    <w:rsid w:val="00FD1B23"/>
    <w:rsid w:val="00FD3E7D"/>
    <w:rsid w:val="00FD6C0F"/>
    <w:rsid w:val="00FD767F"/>
    <w:rsid w:val="00FF4006"/>
    <w:rsid w:val="00FF65AB"/>
    <w:rsid w:val="00FF6E99"/>
    <w:rsid w:val="02FC7F5F"/>
    <w:rsid w:val="0678C028"/>
    <w:rsid w:val="2FEBBE3E"/>
    <w:rsid w:val="61278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B4487F"/>
  <w15:docId w15:val="{58FE6237-6E18-4471-80BE-29427D57B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3FE5"/>
    <w:pPr>
      <w:suppressAutoHyphens/>
      <w:spacing w:after="0" w:line="360" w:lineRule="auto"/>
    </w:pPr>
    <w:rPr>
      <w:rFonts w:ascii="Arial" w:eastAsia="Calibri" w:hAnsi="Arial" w:cs="Calibri"/>
      <w:sz w:val="20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844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84449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F65AB"/>
    <w:pPr>
      <w:tabs>
        <w:tab w:val="center" w:pos="4536"/>
        <w:tab w:val="right" w:pos="9072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65AB"/>
    <w:rPr>
      <w:rFonts w:ascii="Calibri" w:eastAsia="Calibri" w:hAnsi="Calibri" w:cs="Calibri"/>
      <w:lang w:eastAsia="ar-SA"/>
    </w:rPr>
  </w:style>
  <w:style w:type="paragraph" w:styleId="Footer">
    <w:name w:val="footer"/>
    <w:basedOn w:val="Normal"/>
    <w:link w:val="FooterChar"/>
    <w:uiPriority w:val="99"/>
    <w:unhideWhenUsed/>
    <w:rsid w:val="00FF65AB"/>
    <w:pPr>
      <w:tabs>
        <w:tab w:val="center" w:pos="4536"/>
        <w:tab w:val="right" w:pos="9072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65AB"/>
    <w:rPr>
      <w:rFonts w:ascii="Calibri" w:eastAsia="Calibri" w:hAnsi="Calibri" w:cs="Calibri"/>
      <w:lang w:eastAsia="ar-SA"/>
    </w:rPr>
  </w:style>
  <w:style w:type="paragraph" w:styleId="ListParagraph">
    <w:name w:val="List Paragraph"/>
    <w:basedOn w:val="Normal"/>
    <w:uiPriority w:val="34"/>
    <w:qFormat/>
    <w:rsid w:val="00EF17A5"/>
    <w:pPr>
      <w:ind w:left="720"/>
      <w:contextualSpacing/>
    </w:pPr>
  </w:style>
  <w:style w:type="paragraph" w:styleId="NoSpacing">
    <w:name w:val="No Spacing"/>
    <w:uiPriority w:val="1"/>
    <w:qFormat/>
    <w:rsid w:val="00ED51D2"/>
    <w:pPr>
      <w:suppressAutoHyphens/>
      <w:spacing w:after="0" w:line="240" w:lineRule="auto"/>
    </w:pPr>
    <w:rPr>
      <w:rFonts w:ascii="Arial" w:eastAsia="Calibri" w:hAnsi="Arial" w:cs="Calibri"/>
      <w:sz w:val="20"/>
      <w:lang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4C47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4C47"/>
    <w:rPr>
      <w:rFonts w:ascii="Segoe UI" w:eastAsia="Calibri" w:hAnsi="Segoe UI" w:cs="Segoe UI"/>
      <w:sz w:val="18"/>
      <w:szCs w:val="18"/>
      <w:lang w:eastAsia="ar-SA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090839"/>
    <w:pPr>
      <w:spacing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90839"/>
    <w:rPr>
      <w:rFonts w:ascii="Arial" w:eastAsia="Calibri" w:hAnsi="Arial" w:cs="Calibri"/>
      <w:sz w:val="20"/>
      <w:szCs w:val="20"/>
      <w:lang w:eastAsia="ar-SA"/>
    </w:rPr>
  </w:style>
  <w:style w:type="character" w:styleId="EndnoteReference">
    <w:name w:val="endnote reference"/>
    <w:basedOn w:val="DefaultParagraphFont"/>
    <w:uiPriority w:val="99"/>
    <w:semiHidden/>
    <w:unhideWhenUsed/>
    <w:rsid w:val="00090839"/>
    <w:rPr>
      <w:vertAlign w:val="superscript"/>
    </w:rPr>
  </w:style>
  <w:style w:type="character" w:customStyle="1" w:styleId="Nevyeenzmnka1">
    <w:name w:val="Nevyřešená zmínka1"/>
    <w:basedOn w:val="DefaultParagraphFont"/>
    <w:uiPriority w:val="99"/>
    <w:semiHidden/>
    <w:unhideWhenUsed/>
    <w:rsid w:val="00640912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76468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64687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64687"/>
    <w:rPr>
      <w:rFonts w:ascii="Arial" w:eastAsia="Calibri" w:hAnsi="Arial" w:cs="Calibri"/>
      <w:sz w:val="20"/>
      <w:szCs w:val="20"/>
      <w:lang w:eastAsia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646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64687"/>
    <w:rPr>
      <w:rFonts w:ascii="Arial" w:eastAsia="Calibri" w:hAnsi="Arial" w:cs="Calibri"/>
      <w:b/>
      <w:bCs/>
      <w:sz w:val="20"/>
      <w:szCs w:val="20"/>
      <w:lang w:eastAsia="ar-SA"/>
    </w:rPr>
  </w:style>
  <w:style w:type="character" w:customStyle="1" w:styleId="Nevyeenzmnka2">
    <w:name w:val="Nevyřešená zmínka2"/>
    <w:basedOn w:val="DefaultParagraphFont"/>
    <w:uiPriority w:val="99"/>
    <w:semiHidden/>
    <w:unhideWhenUsed/>
    <w:rsid w:val="00344CC0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260D9A"/>
    <w:pPr>
      <w:spacing w:after="0" w:line="240" w:lineRule="auto"/>
    </w:pPr>
    <w:rPr>
      <w:rFonts w:ascii="Arial" w:eastAsia="Calibri" w:hAnsi="Arial" w:cs="Calibri"/>
      <w:sz w:val="20"/>
      <w:lang w:eastAsia="ar-SA"/>
    </w:rPr>
  </w:style>
  <w:style w:type="character" w:styleId="Strong">
    <w:name w:val="Strong"/>
    <w:basedOn w:val="DefaultParagraphFont"/>
    <w:uiPriority w:val="22"/>
    <w:qFormat/>
    <w:rsid w:val="00961B8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55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B7D3D7-14A4-4370-995A-7EC760B142F5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2281</Words>
  <Characters>13003</Characters>
  <Application>Microsoft Office Word</Application>
  <DocSecurity>0</DocSecurity>
  <Lines>108</Lines>
  <Paragraphs>30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Název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Tomas-PC</dc:creator>
  <cp:lastModifiedBy>Petr Vích</cp:lastModifiedBy>
  <cp:revision>5</cp:revision>
  <cp:lastPrinted>2025-12-05T13:33:00Z</cp:lastPrinted>
  <dcterms:created xsi:type="dcterms:W3CDTF">2025-12-05T13:33:00Z</dcterms:created>
  <dcterms:modified xsi:type="dcterms:W3CDTF">2025-12-05T13:35:00Z</dcterms:modified>
</cp:coreProperties>
</file>